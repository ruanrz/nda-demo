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BF780" w14:textId="622C8064" w:rsidR="000844AD" w:rsidRPr="0045144B" w:rsidRDefault="00C17FE2" w:rsidP="0045144B">
      <w:pPr>
        <w:pStyle w:val="BodyText2"/>
        <w:suppressAutoHyphens/>
        <w:spacing w:before="0" w:line="240" w:lineRule="auto"/>
        <w:jc w:val="both"/>
        <w:rPr>
          <w:rFonts w:asciiTheme="minorHAnsi" w:hAnsiTheme="minorHAnsi" w:cstheme="minorHAnsi"/>
          <w:b w:val="0"/>
          <w:color w:val="000000" w:themeColor="text1"/>
          <w:sz w:val="21"/>
          <w:szCs w:val="21"/>
          <w:u w:color="000000" w:themeColor="text1"/>
        </w:rPr>
      </w:pPr>
      <w:r>
        <w:rPr>
          <w:rFonts w:asciiTheme="minorHAnsi" w:hAnsiTheme="minorHAnsi" w:cstheme="minorHAnsi"/>
          <w:b w:val="0"/>
          <w:color w:val="000000" w:themeColor="text1"/>
          <w:sz w:val="21"/>
          <w:szCs w:val="21"/>
          <w:u w:color="000000" w:themeColor="text1"/>
        </w:rPr>
        <w:fldChar w:fldCharType="begin"/>
      </w:r>
      <w:r>
        <w:rPr>
          <w:rFonts w:asciiTheme="minorHAnsi" w:hAnsiTheme="minorHAnsi" w:cstheme="minorHAnsi"/>
          <w:b w:val="0"/>
          <w:color w:val="000000" w:themeColor="text1"/>
          <w:sz w:val="21"/>
          <w:szCs w:val="21"/>
          <w:u w:color="000000" w:themeColor="text1"/>
        </w:rPr>
        <w:instrText xml:space="preserve"> DATE \@ "MMMM d, yyyy" </w:instrText>
      </w:r>
      <w:r>
        <w:rPr>
          <w:rFonts w:asciiTheme="minorHAnsi" w:hAnsiTheme="minorHAnsi" w:cstheme="minorHAnsi"/>
          <w:b w:val="0"/>
          <w:color w:val="000000" w:themeColor="text1"/>
          <w:sz w:val="21"/>
          <w:szCs w:val="21"/>
          <w:u w:color="000000" w:themeColor="text1"/>
        </w:rPr>
        <w:fldChar w:fldCharType="separate"/>
      </w:r>
      <w:ins w:id="0" w:author="Steve Squillario" w:date="2026-02-25T10:56:00Z" w16du:dateUtc="2026-02-25T18:56:00Z">
        <w:r w:rsidR="009A4A57">
          <w:rPr>
            <w:rFonts w:asciiTheme="minorHAnsi" w:hAnsiTheme="minorHAnsi" w:cstheme="minorHAnsi"/>
            <w:b w:val="0"/>
            <w:noProof/>
            <w:color w:val="000000" w:themeColor="text1"/>
            <w:sz w:val="21"/>
            <w:szCs w:val="21"/>
            <w:u w:color="000000" w:themeColor="text1"/>
          </w:rPr>
          <w:t>February 25, 2026</w:t>
        </w:r>
      </w:ins>
      <w:del w:id="1" w:author="Steve Squillario" w:date="2026-02-25T10:56:00Z" w16du:dateUtc="2026-02-25T18:56:00Z">
        <w:r w:rsidR="00EE29A8" w:rsidDel="009A4A57">
          <w:rPr>
            <w:rFonts w:asciiTheme="minorHAnsi" w:hAnsiTheme="minorHAnsi" w:cstheme="minorHAnsi"/>
            <w:b w:val="0"/>
            <w:noProof/>
            <w:color w:val="000000" w:themeColor="text1"/>
            <w:sz w:val="21"/>
            <w:szCs w:val="21"/>
            <w:u w:color="000000" w:themeColor="text1"/>
          </w:rPr>
          <w:delText>February 24, 2026</w:delText>
        </w:r>
      </w:del>
      <w:r>
        <w:rPr>
          <w:rFonts w:asciiTheme="minorHAnsi" w:hAnsiTheme="minorHAnsi" w:cstheme="minorHAnsi"/>
          <w:b w:val="0"/>
          <w:color w:val="000000" w:themeColor="text1"/>
          <w:sz w:val="21"/>
          <w:szCs w:val="21"/>
          <w:u w:color="000000" w:themeColor="text1"/>
        </w:rPr>
        <w:fldChar w:fldCharType="end"/>
      </w:r>
    </w:p>
    <w:p w14:paraId="1FCBF781" w14:textId="4829226C" w:rsidR="000844AD" w:rsidRPr="0045144B" w:rsidRDefault="000844AD" w:rsidP="0045144B">
      <w:pPr>
        <w:pStyle w:val="BodyText2"/>
        <w:suppressAutoHyphens/>
        <w:spacing w:before="0" w:line="240" w:lineRule="auto"/>
        <w:jc w:val="both"/>
        <w:rPr>
          <w:rFonts w:asciiTheme="minorHAnsi" w:hAnsiTheme="minorHAnsi" w:cstheme="minorHAnsi"/>
          <w:b w:val="0"/>
          <w:color w:val="000000" w:themeColor="text1"/>
          <w:sz w:val="21"/>
          <w:szCs w:val="21"/>
          <w:u w:color="000000" w:themeColor="text1"/>
        </w:rPr>
      </w:pPr>
    </w:p>
    <w:p w14:paraId="4C3BB3D5" w14:textId="77777777" w:rsidR="00B82AD1" w:rsidRPr="0045144B" w:rsidRDefault="00B82AD1" w:rsidP="0045144B">
      <w:pPr>
        <w:pStyle w:val="BodyText2"/>
        <w:suppressAutoHyphens/>
        <w:spacing w:before="0" w:line="240" w:lineRule="auto"/>
        <w:jc w:val="both"/>
        <w:rPr>
          <w:rFonts w:asciiTheme="minorHAnsi" w:hAnsiTheme="minorHAnsi" w:cstheme="minorHAnsi"/>
          <w:b w:val="0"/>
          <w:color w:val="000000" w:themeColor="text1"/>
          <w:sz w:val="21"/>
          <w:szCs w:val="21"/>
          <w:u w:color="000000" w:themeColor="text1"/>
        </w:rPr>
      </w:pPr>
    </w:p>
    <w:p w14:paraId="58AC3C7B" w14:textId="3FD19782" w:rsidR="003B373D" w:rsidRPr="0045144B" w:rsidRDefault="003B373D" w:rsidP="0045144B">
      <w:pPr>
        <w:pStyle w:val="BodyText"/>
        <w:suppressAutoHyphens/>
        <w:spacing w:before="0" w:after="0"/>
        <w:jc w:val="both"/>
        <w:rPr>
          <w:rFonts w:asciiTheme="minorHAnsi" w:hAnsiTheme="minorHAnsi" w:cstheme="minorHAnsi"/>
          <w:color w:val="000000" w:themeColor="text1"/>
          <w:sz w:val="21"/>
          <w:szCs w:val="21"/>
          <w:u w:val="single" w:color="000000" w:themeColor="text1"/>
        </w:rPr>
      </w:pPr>
      <w:r w:rsidRPr="0045144B">
        <w:rPr>
          <w:rFonts w:asciiTheme="minorHAnsi" w:hAnsiTheme="minorHAnsi" w:cstheme="minorHAnsi"/>
          <w:color w:val="000000" w:themeColor="text1"/>
          <w:sz w:val="21"/>
          <w:szCs w:val="21"/>
          <w:u w:val="single" w:color="000000" w:themeColor="text1"/>
        </w:rPr>
        <w:t>VIA EMAIL</w:t>
      </w:r>
    </w:p>
    <w:p w14:paraId="66AE207A" w14:textId="77777777" w:rsidR="00BD5308" w:rsidRPr="0045144B" w:rsidRDefault="00BD5308" w:rsidP="0045144B">
      <w:pPr>
        <w:pStyle w:val="BodyText"/>
        <w:suppressAutoHyphens/>
        <w:spacing w:before="0" w:after="0"/>
        <w:jc w:val="both"/>
        <w:rPr>
          <w:rFonts w:asciiTheme="minorHAnsi" w:hAnsiTheme="minorHAnsi" w:cstheme="minorHAnsi"/>
          <w:b/>
          <w:color w:val="000000" w:themeColor="text1"/>
          <w:sz w:val="21"/>
          <w:szCs w:val="21"/>
          <w:u w:color="000000" w:themeColor="text1"/>
        </w:rPr>
      </w:pPr>
    </w:p>
    <w:p w14:paraId="601798AD" w14:textId="645AAD60" w:rsidR="00045A2D" w:rsidDel="00C53F36" w:rsidRDefault="00045A2D" w:rsidP="0045144B">
      <w:pPr>
        <w:pStyle w:val="address"/>
        <w:widowControl/>
        <w:suppressAutoHyphens/>
        <w:spacing w:before="0"/>
        <w:jc w:val="both"/>
        <w:rPr>
          <w:del w:id="2" w:author="Chujun Yang" w:date="2026-02-24T14:24:00Z" w16du:dateUtc="2026-02-24T19:24:00Z"/>
          <w:rFonts w:asciiTheme="minorHAnsi" w:hAnsiTheme="minorHAnsi" w:cstheme="minorHAnsi"/>
          <w:b w:val="0"/>
          <w:color w:val="000000" w:themeColor="text1"/>
          <w:sz w:val="21"/>
          <w:szCs w:val="21"/>
          <w:u w:color="000000" w:themeColor="text1"/>
        </w:rPr>
      </w:pPr>
      <w:del w:id="3" w:author="Chujun Yang" w:date="2026-02-24T14:24:00Z" w16du:dateUtc="2026-02-24T19:24:00Z">
        <w:r w:rsidRPr="0045144B" w:rsidDel="00C53F36">
          <w:rPr>
            <w:rFonts w:asciiTheme="minorHAnsi" w:hAnsiTheme="minorHAnsi" w:cstheme="minorHAnsi"/>
            <w:b w:val="0"/>
            <w:color w:val="000000" w:themeColor="text1"/>
            <w:sz w:val="21"/>
            <w:szCs w:val="21"/>
            <w:u w:color="000000" w:themeColor="text1"/>
          </w:rPr>
          <w:delText>[</w:delText>
        </w:r>
        <w:r w:rsidR="00855DB0" w:rsidRPr="0045144B" w:rsidDel="00C53F36">
          <w:rPr>
            <w:rFonts w:asciiTheme="minorHAnsi" w:hAnsiTheme="minorHAnsi" w:cstheme="minorHAnsi"/>
            <w:b w:val="0"/>
            <w:color w:val="000000" w:themeColor="text1"/>
            <w:sz w:val="21"/>
            <w:szCs w:val="21"/>
            <w:u w:color="000000" w:themeColor="text1"/>
          </w:rPr>
          <w:delText xml:space="preserve">ACQUIRER NAME OR </w:delText>
        </w:r>
        <w:r w:rsidRPr="0045144B" w:rsidDel="00C53F36">
          <w:rPr>
            <w:rFonts w:asciiTheme="minorHAnsi" w:hAnsiTheme="minorHAnsi" w:cstheme="minorHAnsi"/>
            <w:b w:val="0"/>
            <w:color w:val="000000" w:themeColor="text1"/>
            <w:sz w:val="21"/>
            <w:szCs w:val="21"/>
            <w:u w:color="000000" w:themeColor="text1"/>
          </w:rPr>
          <w:delText>LENDER NAME]</w:delText>
        </w:r>
      </w:del>
    </w:p>
    <w:p w14:paraId="215E89C6" w14:textId="3A42524B" w:rsidR="009C2894" w:rsidDel="00C53F36" w:rsidRDefault="009C2894" w:rsidP="0045144B">
      <w:pPr>
        <w:pStyle w:val="address"/>
        <w:widowControl/>
        <w:suppressAutoHyphens/>
        <w:spacing w:before="0"/>
        <w:jc w:val="both"/>
        <w:rPr>
          <w:del w:id="4" w:author="Chujun Yang" w:date="2026-02-24T14:24:00Z" w16du:dateUtc="2026-02-24T19:24:00Z"/>
          <w:rFonts w:asciiTheme="minorHAnsi" w:hAnsiTheme="minorHAnsi" w:cstheme="minorHAnsi"/>
          <w:b w:val="0"/>
          <w:color w:val="000000" w:themeColor="text1"/>
          <w:sz w:val="21"/>
          <w:szCs w:val="21"/>
          <w:u w:color="000000" w:themeColor="text1"/>
        </w:rPr>
      </w:pPr>
      <w:del w:id="5" w:author="Chujun Yang" w:date="2026-02-24T14:24:00Z" w16du:dateUtc="2026-02-24T19:24:00Z">
        <w:r w:rsidDel="00C53F36">
          <w:rPr>
            <w:rFonts w:asciiTheme="minorHAnsi" w:hAnsiTheme="minorHAnsi" w:cstheme="minorHAnsi"/>
            <w:b w:val="0"/>
            <w:color w:val="000000" w:themeColor="text1"/>
            <w:sz w:val="21"/>
            <w:szCs w:val="21"/>
            <w:u w:color="000000" w:themeColor="text1"/>
          </w:rPr>
          <w:delText>[POSITION]</w:delText>
        </w:r>
      </w:del>
    </w:p>
    <w:p w14:paraId="50EEC4A1" w14:textId="18F74FFF" w:rsidR="009C2894" w:rsidRPr="0045144B" w:rsidDel="00C53F36" w:rsidRDefault="009C2894" w:rsidP="0045144B">
      <w:pPr>
        <w:pStyle w:val="address"/>
        <w:widowControl/>
        <w:suppressAutoHyphens/>
        <w:spacing w:before="0"/>
        <w:jc w:val="both"/>
        <w:rPr>
          <w:del w:id="6" w:author="Chujun Yang" w:date="2026-02-24T14:24:00Z" w16du:dateUtc="2026-02-24T19:24:00Z"/>
          <w:rFonts w:asciiTheme="minorHAnsi" w:hAnsiTheme="minorHAnsi" w:cstheme="minorHAnsi"/>
          <w:b w:val="0"/>
          <w:color w:val="000000" w:themeColor="text1"/>
          <w:sz w:val="21"/>
          <w:szCs w:val="21"/>
          <w:u w:color="000000" w:themeColor="text1"/>
        </w:rPr>
      </w:pPr>
      <w:del w:id="7" w:author="Chujun Yang" w:date="2026-02-24T14:24:00Z" w16du:dateUtc="2026-02-24T19:24:00Z">
        <w:r w:rsidDel="00C53F36">
          <w:rPr>
            <w:rFonts w:asciiTheme="minorHAnsi" w:hAnsiTheme="minorHAnsi" w:cstheme="minorHAnsi"/>
            <w:b w:val="0"/>
            <w:color w:val="000000" w:themeColor="text1"/>
            <w:sz w:val="21"/>
            <w:szCs w:val="21"/>
            <w:u w:color="000000" w:themeColor="text1"/>
          </w:rPr>
          <w:delText>[COMPANY NAME]</w:delText>
        </w:r>
      </w:del>
    </w:p>
    <w:p w14:paraId="04491445" w14:textId="2C928A49" w:rsidR="00045A2D" w:rsidRPr="0045144B" w:rsidDel="00C53F36" w:rsidRDefault="00045A2D" w:rsidP="0045144B">
      <w:pPr>
        <w:pStyle w:val="address"/>
        <w:widowControl/>
        <w:suppressAutoHyphens/>
        <w:spacing w:before="0"/>
        <w:jc w:val="both"/>
        <w:rPr>
          <w:del w:id="8" w:author="Chujun Yang" w:date="2026-02-24T14:24:00Z" w16du:dateUtc="2026-02-24T19:24:00Z"/>
          <w:rFonts w:asciiTheme="minorHAnsi" w:hAnsiTheme="minorHAnsi" w:cstheme="minorHAnsi"/>
          <w:b w:val="0"/>
          <w:color w:val="000000" w:themeColor="text1"/>
          <w:sz w:val="21"/>
          <w:szCs w:val="21"/>
          <w:u w:color="000000" w:themeColor="text1"/>
        </w:rPr>
      </w:pPr>
      <w:del w:id="9" w:author="Chujun Yang" w:date="2026-02-24T14:24:00Z" w16du:dateUtc="2026-02-24T19:24:00Z">
        <w:r w:rsidRPr="0045144B" w:rsidDel="00C53F36">
          <w:rPr>
            <w:rFonts w:asciiTheme="minorHAnsi" w:hAnsiTheme="minorHAnsi" w:cstheme="minorHAnsi"/>
            <w:b w:val="0"/>
            <w:color w:val="000000" w:themeColor="text1"/>
            <w:sz w:val="21"/>
            <w:szCs w:val="21"/>
            <w:u w:color="000000" w:themeColor="text1"/>
          </w:rPr>
          <w:delText>[ADDRESS]</w:delText>
        </w:r>
      </w:del>
    </w:p>
    <w:p w14:paraId="029B525E" w14:textId="1D3B9329" w:rsidR="00045A2D" w:rsidRPr="0045144B" w:rsidDel="00C53F36" w:rsidRDefault="00045A2D" w:rsidP="0045144B">
      <w:pPr>
        <w:pStyle w:val="address"/>
        <w:widowControl/>
        <w:suppressAutoHyphens/>
        <w:spacing w:before="0"/>
        <w:jc w:val="both"/>
        <w:rPr>
          <w:del w:id="10" w:author="Chujun Yang" w:date="2026-02-24T14:24:00Z" w16du:dateUtc="2026-02-24T19:24:00Z"/>
          <w:rFonts w:asciiTheme="minorHAnsi" w:hAnsiTheme="minorHAnsi" w:cstheme="minorHAnsi"/>
          <w:b w:val="0"/>
          <w:color w:val="000000" w:themeColor="text1"/>
          <w:sz w:val="21"/>
          <w:szCs w:val="21"/>
          <w:u w:color="000000" w:themeColor="text1"/>
        </w:rPr>
      </w:pPr>
      <w:del w:id="11" w:author="Chujun Yang" w:date="2026-02-24T14:24:00Z" w16du:dateUtc="2026-02-24T19:24:00Z">
        <w:r w:rsidRPr="0045144B" w:rsidDel="00C53F36">
          <w:rPr>
            <w:rFonts w:asciiTheme="minorHAnsi" w:hAnsiTheme="minorHAnsi" w:cstheme="minorHAnsi"/>
            <w:b w:val="0"/>
            <w:color w:val="000000" w:themeColor="text1"/>
            <w:sz w:val="21"/>
            <w:szCs w:val="21"/>
            <w:u w:color="000000" w:themeColor="text1"/>
          </w:rPr>
          <w:delText>[CITY, STATE ZIP]</w:delText>
        </w:r>
      </w:del>
    </w:p>
    <w:p w14:paraId="37BB74E0" w14:textId="0283C767" w:rsidR="00C53F36" w:rsidRDefault="00C53F36" w:rsidP="00C53F36">
      <w:pPr>
        <w:pStyle w:val="BodyText"/>
        <w:suppressAutoHyphens/>
        <w:spacing w:before="0"/>
        <w:jc w:val="both"/>
        <w:rPr>
          <w:ins w:id="12" w:author="Chujun Yang" w:date="2026-02-24T14:24:00Z" w16du:dateUtc="2026-02-24T19:24:00Z"/>
          <w:rFonts w:asciiTheme="minorHAnsi" w:hAnsiTheme="minorHAnsi" w:cstheme="minorHAnsi"/>
          <w:color w:val="000000" w:themeColor="text1"/>
          <w:sz w:val="21"/>
          <w:szCs w:val="21"/>
          <w:u w:color="000000" w:themeColor="text1"/>
        </w:rPr>
      </w:pPr>
      <w:ins w:id="13" w:author="Chujun Yang" w:date="2026-02-24T14:24:00Z" w16du:dateUtc="2026-02-24T19:24:00Z">
        <w:r w:rsidRPr="00C53F36">
          <w:rPr>
            <w:rFonts w:asciiTheme="minorHAnsi" w:hAnsiTheme="minorHAnsi" w:cstheme="minorHAnsi"/>
            <w:color w:val="000000" w:themeColor="text1"/>
            <w:sz w:val="21"/>
            <w:szCs w:val="21"/>
            <w:u w:color="000000" w:themeColor="text1"/>
          </w:rPr>
          <w:t>Colbeck Capital Management, LLC</w:t>
        </w:r>
      </w:ins>
    </w:p>
    <w:p w14:paraId="3D0F5635" w14:textId="61313497" w:rsidR="00C53F36" w:rsidRPr="00C53F36" w:rsidRDefault="00C53F36" w:rsidP="00C53F36">
      <w:pPr>
        <w:pStyle w:val="BodyText"/>
        <w:suppressAutoHyphens/>
        <w:spacing w:before="0"/>
        <w:jc w:val="both"/>
        <w:rPr>
          <w:ins w:id="14" w:author="Chujun Yang" w:date="2026-02-24T14:24:00Z" w16du:dateUtc="2026-02-24T19:24:00Z"/>
          <w:rFonts w:asciiTheme="minorHAnsi" w:hAnsiTheme="minorHAnsi" w:cstheme="minorHAnsi"/>
          <w:color w:val="000000" w:themeColor="text1"/>
          <w:sz w:val="21"/>
          <w:szCs w:val="21"/>
          <w:u w:color="000000" w:themeColor="text1"/>
        </w:rPr>
      </w:pPr>
      <w:ins w:id="15" w:author="Chujun Yang" w:date="2026-02-24T14:24:00Z" w16du:dateUtc="2026-02-24T19:24:00Z">
        <w:r w:rsidRPr="00C53F36">
          <w:rPr>
            <w:rFonts w:asciiTheme="minorHAnsi" w:hAnsiTheme="minorHAnsi" w:cstheme="minorHAnsi"/>
            <w:color w:val="000000" w:themeColor="text1"/>
            <w:sz w:val="21"/>
            <w:szCs w:val="21"/>
            <w:u w:color="000000" w:themeColor="text1"/>
          </w:rPr>
          <w:t>888 Seventh Avenue, 29th Floor</w:t>
        </w:r>
      </w:ins>
    </w:p>
    <w:p w14:paraId="1BB39593" w14:textId="106B0520" w:rsidR="00045A2D" w:rsidRPr="0045144B" w:rsidRDefault="00C53F36" w:rsidP="00C53F36">
      <w:pPr>
        <w:pStyle w:val="BodyText"/>
        <w:suppressAutoHyphens/>
        <w:spacing w:before="0" w:after="0"/>
        <w:jc w:val="both"/>
        <w:rPr>
          <w:rFonts w:asciiTheme="minorHAnsi" w:hAnsiTheme="minorHAnsi" w:cstheme="minorHAnsi"/>
          <w:color w:val="000000" w:themeColor="text1"/>
          <w:sz w:val="21"/>
          <w:szCs w:val="21"/>
          <w:u w:color="000000" w:themeColor="text1"/>
        </w:rPr>
      </w:pPr>
      <w:ins w:id="16" w:author="Chujun Yang" w:date="2026-02-24T14:24:00Z" w16du:dateUtc="2026-02-24T19:24:00Z">
        <w:r w:rsidRPr="00C53F36">
          <w:rPr>
            <w:rFonts w:asciiTheme="minorHAnsi" w:hAnsiTheme="minorHAnsi" w:cstheme="minorHAnsi"/>
            <w:color w:val="000000" w:themeColor="text1"/>
            <w:sz w:val="21"/>
            <w:szCs w:val="21"/>
            <w:u w:color="000000" w:themeColor="text1"/>
          </w:rPr>
          <w:t>New York, NY 10106</w:t>
        </w:r>
      </w:ins>
    </w:p>
    <w:p w14:paraId="7F920B3C" w14:textId="77777777" w:rsidR="00C53F36" w:rsidRDefault="00C53F36" w:rsidP="0045144B">
      <w:pPr>
        <w:pStyle w:val="BodyText"/>
        <w:suppressAutoHyphens/>
        <w:spacing w:before="0" w:after="0"/>
        <w:jc w:val="both"/>
        <w:rPr>
          <w:ins w:id="17" w:author="Chujun Yang" w:date="2026-02-24T14:24:00Z" w16du:dateUtc="2026-02-24T19:24:00Z"/>
          <w:rFonts w:asciiTheme="minorHAnsi" w:hAnsiTheme="minorHAnsi" w:cstheme="minorHAnsi"/>
          <w:color w:val="000000" w:themeColor="text1"/>
          <w:sz w:val="21"/>
          <w:szCs w:val="21"/>
          <w:u w:color="000000" w:themeColor="text1"/>
        </w:rPr>
      </w:pPr>
    </w:p>
    <w:p w14:paraId="77817AED" w14:textId="77777777" w:rsidR="00C53F36" w:rsidRDefault="00C53F36" w:rsidP="0045144B">
      <w:pPr>
        <w:pStyle w:val="BodyText"/>
        <w:suppressAutoHyphens/>
        <w:spacing w:before="0" w:after="0"/>
        <w:jc w:val="both"/>
        <w:rPr>
          <w:ins w:id="18" w:author="Chujun Yang" w:date="2026-02-24T14:24:00Z" w16du:dateUtc="2026-02-24T19:24:00Z"/>
          <w:rFonts w:asciiTheme="minorHAnsi" w:hAnsiTheme="minorHAnsi" w:cstheme="minorHAnsi"/>
          <w:color w:val="000000" w:themeColor="text1"/>
          <w:sz w:val="21"/>
          <w:szCs w:val="21"/>
          <w:u w:color="000000" w:themeColor="text1"/>
        </w:rPr>
      </w:pPr>
    </w:p>
    <w:p w14:paraId="537DEF70" w14:textId="25D33C24" w:rsidR="00045A2D" w:rsidRPr="0045144B" w:rsidRDefault="00045A2D" w:rsidP="0045144B">
      <w:pPr>
        <w:pStyle w:val="BodyText"/>
        <w:suppressAutoHyphens/>
        <w:spacing w:before="0" w:after="0"/>
        <w:jc w:val="both"/>
        <w:rPr>
          <w:rFonts w:asciiTheme="minorHAnsi" w:hAnsiTheme="minorHAnsi" w:cstheme="minorHAnsi"/>
          <w:color w:val="000000" w:themeColor="text1"/>
          <w:sz w:val="21"/>
          <w:szCs w:val="21"/>
          <w:u w:color="000000" w:themeColor="text1"/>
        </w:rPr>
      </w:pPr>
      <w:r w:rsidRPr="0045144B">
        <w:rPr>
          <w:rFonts w:asciiTheme="minorHAnsi" w:hAnsiTheme="minorHAnsi" w:cstheme="minorHAnsi"/>
          <w:color w:val="000000" w:themeColor="text1"/>
          <w:sz w:val="21"/>
          <w:szCs w:val="21"/>
          <w:u w:color="000000" w:themeColor="text1"/>
        </w:rPr>
        <w:t xml:space="preserve">Dear </w:t>
      </w:r>
      <w:ins w:id="19" w:author="Chujun Yang" w:date="2026-02-24T14:25:00Z" w16du:dateUtc="2026-02-24T19:25:00Z">
        <w:r w:rsidR="00C53F36">
          <w:rPr>
            <w:rFonts w:asciiTheme="minorHAnsi" w:hAnsiTheme="minorHAnsi" w:cstheme="minorHAnsi" w:hint="eastAsia"/>
            <w:color w:val="000000" w:themeColor="text1"/>
            <w:sz w:val="21"/>
            <w:szCs w:val="21"/>
            <w:u w:color="000000" w:themeColor="text1"/>
            <w:lang w:eastAsia="zh-CN"/>
          </w:rPr>
          <w:t xml:space="preserve">Colbeck </w:t>
        </w:r>
      </w:ins>
      <w:ins w:id="20" w:author="Steve Squillario" w:date="2026-02-25T11:16:00Z" w16du:dateUtc="2026-02-25T19:16:00Z">
        <w:r w:rsidR="00590821">
          <w:rPr>
            <w:rFonts w:asciiTheme="minorHAnsi" w:hAnsiTheme="minorHAnsi" w:cstheme="minorHAnsi"/>
            <w:color w:val="000000" w:themeColor="text1"/>
            <w:sz w:val="21"/>
            <w:szCs w:val="21"/>
            <w:u w:color="000000" w:themeColor="text1"/>
            <w:lang w:eastAsia="zh-CN"/>
          </w:rPr>
          <w:t>Capital Management, LLC</w:t>
        </w:r>
      </w:ins>
      <w:ins w:id="21" w:author="Chujun Yang" w:date="2026-02-24T14:25:00Z" w16du:dateUtc="2026-02-24T19:25:00Z">
        <w:del w:id="22" w:author="Steve Squillario" w:date="2026-02-25T11:16:00Z" w16du:dateUtc="2026-02-25T19:16:00Z">
          <w:r w:rsidR="00C53F36" w:rsidDel="00590821">
            <w:rPr>
              <w:rFonts w:asciiTheme="minorHAnsi" w:hAnsiTheme="minorHAnsi" w:cstheme="minorHAnsi" w:hint="eastAsia"/>
              <w:color w:val="000000" w:themeColor="text1"/>
              <w:sz w:val="21"/>
              <w:szCs w:val="21"/>
              <w:u w:color="000000" w:themeColor="text1"/>
              <w:lang w:eastAsia="zh-CN"/>
            </w:rPr>
            <w:delText>Team</w:delText>
          </w:r>
        </w:del>
      </w:ins>
      <w:del w:id="23" w:author="Chujun Yang" w:date="2026-02-24T14:25:00Z" w16du:dateUtc="2026-02-24T19:25:00Z">
        <w:r w:rsidRPr="0045144B" w:rsidDel="00C53F36">
          <w:rPr>
            <w:rFonts w:asciiTheme="minorHAnsi" w:hAnsiTheme="minorHAnsi" w:cstheme="minorHAnsi"/>
            <w:color w:val="000000" w:themeColor="text1"/>
            <w:sz w:val="21"/>
            <w:szCs w:val="21"/>
            <w:u w:color="000000" w:themeColor="text1"/>
          </w:rPr>
          <w:delText>[NAME]</w:delText>
        </w:r>
      </w:del>
      <w:r w:rsidRPr="0045144B">
        <w:rPr>
          <w:rFonts w:asciiTheme="minorHAnsi" w:hAnsiTheme="minorHAnsi" w:cstheme="minorHAnsi"/>
          <w:color w:val="000000" w:themeColor="text1"/>
          <w:sz w:val="21"/>
          <w:szCs w:val="21"/>
          <w:u w:color="000000" w:themeColor="text1"/>
        </w:rPr>
        <w:t>:</w:t>
      </w:r>
    </w:p>
    <w:p w14:paraId="21576DA9" w14:textId="77777777" w:rsidR="00045A2D" w:rsidRPr="0045144B" w:rsidRDefault="00045A2D" w:rsidP="0045144B">
      <w:pPr>
        <w:pStyle w:val="BodyText3"/>
        <w:suppressAutoHyphens/>
        <w:spacing w:before="0" w:after="0"/>
        <w:jc w:val="both"/>
        <w:rPr>
          <w:rFonts w:asciiTheme="minorHAnsi" w:hAnsiTheme="minorHAnsi" w:cstheme="minorHAnsi"/>
          <w:color w:val="000000" w:themeColor="text1"/>
          <w:sz w:val="21"/>
          <w:szCs w:val="21"/>
          <w:u w:color="000000" w:themeColor="text1"/>
        </w:rPr>
      </w:pPr>
    </w:p>
    <w:p w14:paraId="3216BB4C" w14:textId="7C20DBCA" w:rsidR="00045A2D" w:rsidRPr="0045144B" w:rsidRDefault="009C2894" w:rsidP="0045144B">
      <w:pPr>
        <w:pStyle w:val="BodyText3"/>
        <w:suppressAutoHyphens/>
        <w:spacing w:before="0" w:after="0"/>
        <w:jc w:val="both"/>
        <w:rPr>
          <w:rFonts w:asciiTheme="minorHAnsi" w:hAnsiTheme="minorHAnsi" w:cstheme="minorHAnsi"/>
          <w:color w:val="000000" w:themeColor="text1"/>
          <w:sz w:val="21"/>
          <w:szCs w:val="21"/>
          <w:u w:color="000000" w:themeColor="text1"/>
        </w:rPr>
      </w:pPr>
      <w:r w:rsidRPr="0045144B">
        <w:rPr>
          <w:rFonts w:asciiTheme="minorHAnsi" w:hAnsiTheme="minorHAnsi" w:cstheme="minorHAnsi"/>
          <w:sz w:val="21"/>
          <w:szCs w:val="21"/>
          <w:u w:color="000000" w:themeColor="text1"/>
        </w:rPr>
        <w:t xml:space="preserve">Hall Chadwick NSW </w:t>
      </w:r>
      <w:r w:rsidR="00045A2D" w:rsidRPr="0045144B">
        <w:rPr>
          <w:rFonts w:asciiTheme="minorHAnsi" w:hAnsiTheme="minorHAnsi" w:cstheme="minorHAnsi"/>
          <w:color w:val="000000" w:themeColor="text1"/>
          <w:sz w:val="21"/>
          <w:szCs w:val="21"/>
          <w:u w:color="000000" w:themeColor="text1"/>
        </w:rPr>
        <w:t>("</w:t>
      </w:r>
      <w:r w:rsidR="00045A2D" w:rsidRPr="0045144B">
        <w:rPr>
          <w:rFonts w:asciiTheme="minorHAnsi" w:hAnsiTheme="minorHAnsi" w:cstheme="minorHAnsi"/>
          <w:color w:val="000000" w:themeColor="text1"/>
          <w:sz w:val="21"/>
          <w:szCs w:val="21"/>
          <w:u w:val="single" w:color="000000" w:themeColor="text1"/>
        </w:rPr>
        <w:t>Client</w:t>
      </w:r>
      <w:r w:rsidR="00045A2D" w:rsidRPr="0045144B">
        <w:rPr>
          <w:rFonts w:asciiTheme="minorHAnsi" w:hAnsiTheme="minorHAnsi" w:cstheme="minorHAnsi"/>
          <w:color w:val="000000" w:themeColor="text1"/>
          <w:sz w:val="21"/>
          <w:szCs w:val="21"/>
          <w:u w:color="000000" w:themeColor="text1"/>
        </w:rPr>
        <w:t xml:space="preserve">") engaged Holthouse Carlin &amp; Van </w:t>
      </w:r>
      <w:proofErr w:type="spellStart"/>
      <w:r w:rsidR="00045A2D" w:rsidRPr="0045144B">
        <w:rPr>
          <w:rFonts w:asciiTheme="minorHAnsi" w:hAnsiTheme="minorHAnsi" w:cstheme="minorHAnsi"/>
          <w:color w:val="000000" w:themeColor="text1"/>
          <w:sz w:val="21"/>
          <w:szCs w:val="21"/>
          <w:u w:color="000000" w:themeColor="text1"/>
        </w:rPr>
        <w:t>Trigt</w:t>
      </w:r>
      <w:proofErr w:type="spellEnd"/>
      <w:r w:rsidR="00045A2D" w:rsidRPr="0045144B">
        <w:rPr>
          <w:rFonts w:asciiTheme="minorHAnsi" w:hAnsiTheme="minorHAnsi" w:cstheme="minorHAnsi"/>
          <w:color w:val="000000" w:themeColor="text1"/>
          <w:sz w:val="21"/>
          <w:szCs w:val="21"/>
          <w:u w:color="000000" w:themeColor="text1"/>
        </w:rPr>
        <w:t xml:space="preserve"> LLP ("</w:t>
      </w:r>
      <w:r w:rsidR="00045A2D" w:rsidRPr="0045144B">
        <w:rPr>
          <w:rFonts w:asciiTheme="minorHAnsi" w:hAnsiTheme="minorHAnsi" w:cstheme="minorHAnsi"/>
          <w:color w:val="000000" w:themeColor="text1"/>
          <w:sz w:val="21"/>
          <w:szCs w:val="21"/>
          <w:u w:val="single" w:color="000000" w:themeColor="text1"/>
        </w:rPr>
        <w:t>HCVT</w:t>
      </w:r>
      <w:r w:rsidR="00045A2D" w:rsidRPr="0045144B">
        <w:rPr>
          <w:rFonts w:asciiTheme="minorHAnsi" w:hAnsiTheme="minorHAnsi" w:cstheme="minorHAnsi"/>
          <w:color w:val="000000" w:themeColor="text1"/>
          <w:sz w:val="21"/>
          <w:szCs w:val="21"/>
          <w:u w:color="000000" w:themeColor="text1"/>
        </w:rPr>
        <w:t xml:space="preserve">") under an engagement letter dated </w:t>
      </w:r>
      <w:r>
        <w:rPr>
          <w:rFonts w:asciiTheme="minorHAnsi" w:hAnsiTheme="minorHAnsi" w:cstheme="minorHAnsi"/>
          <w:color w:val="000000" w:themeColor="text1"/>
          <w:sz w:val="21"/>
          <w:szCs w:val="21"/>
          <w:u w:color="000000" w:themeColor="text1"/>
        </w:rPr>
        <w:t>July 8, 2025</w:t>
      </w:r>
      <w:r w:rsidR="00045A2D" w:rsidRPr="0045144B">
        <w:rPr>
          <w:rFonts w:asciiTheme="minorHAnsi" w:hAnsiTheme="minorHAnsi" w:cstheme="minorHAnsi"/>
          <w:color w:val="000000" w:themeColor="text1"/>
          <w:sz w:val="21"/>
          <w:szCs w:val="21"/>
          <w:u w:color="000000" w:themeColor="text1"/>
        </w:rPr>
        <w:t xml:space="preserve"> (the "</w:t>
      </w:r>
      <w:r w:rsidR="00045A2D" w:rsidRPr="0045144B">
        <w:rPr>
          <w:rFonts w:asciiTheme="minorHAnsi" w:hAnsiTheme="minorHAnsi" w:cstheme="minorHAnsi"/>
          <w:color w:val="000000" w:themeColor="text1"/>
          <w:sz w:val="21"/>
          <w:szCs w:val="21"/>
          <w:u w:val="single" w:color="000000" w:themeColor="text1"/>
        </w:rPr>
        <w:t>Engagement Letter</w:t>
      </w:r>
      <w:r w:rsidR="00045A2D" w:rsidRPr="0045144B">
        <w:rPr>
          <w:rFonts w:asciiTheme="minorHAnsi" w:hAnsiTheme="minorHAnsi" w:cstheme="minorHAnsi"/>
          <w:color w:val="000000" w:themeColor="text1"/>
          <w:sz w:val="21"/>
          <w:szCs w:val="21"/>
          <w:u w:color="000000" w:themeColor="text1"/>
        </w:rPr>
        <w:t>") to perform certain services. These services were to aid Client with its contemplated sale (</w:t>
      </w:r>
      <w:r w:rsidR="006D4DD4" w:rsidRPr="0045144B">
        <w:rPr>
          <w:rFonts w:asciiTheme="minorHAnsi" w:hAnsiTheme="minorHAnsi" w:cstheme="minorHAnsi"/>
          <w:color w:val="000000" w:themeColor="text1"/>
          <w:sz w:val="21"/>
          <w:szCs w:val="21"/>
          <w:u w:color="000000" w:themeColor="text1"/>
        </w:rPr>
        <w:t xml:space="preserve">the </w:t>
      </w:r>
      <w:r w:rsidR="00045A2D" w:rsidRPr="0045144B">
        <w:rPr>
          <w:rFonts w:asciiTheme="minorHAnsi" w:hAnsiTheme="minorHAnsi" w:cstheme="minorHAnsi"/>
          <w:color w:val="000000" w:themeColor="text1"/>
          <w:sz w:val="21"/>
          <w:szCs w:val="21"/>
          <w:u w:color="000000" w:themeColor="text1"/>
        </w:rPr>
        <w:t>"</w:t>
      </w:r>
      <w:r w:rsidR="00045A2D" w:rsidRPr="0045144B">
        <w:rPr>
          <w:rFonts w:asciiTheme="minorHAnsi" w:hAnsiTheme="minorHAnsi" w:cstheme="minorHAnsi"/>
          <w:color w:val="000000" w:themeColor="text1"/>
          <w:sz w:val="21"/>
          <w:szCs w:val="21"/>
          <w:u w:val="single" w:color="000000" w:themeColor="text1"/>
        </w:rPr>
        <w:t>Proposed Transaction</w:t>
      </w:r>
      <w:r w:rsidR="00045A2D" w:rsidRPr="0045144B">
        <w:rPr>
          <w:rFonts w:asciiTheme="minorHAnsi" w:hAnsiTheme="minorHAnsi" w:cstheme="minorHAnsi"/>
          <w:color w:val="000000" w:themeColor="text1"/>
          <w:sz w:val="21"/>
          <w:szCs w:val="21"/>
          <w:u w:color="000000" w:themeColor="text1"/>
        </w:rPr>
        <w:t>"</w:t>
      </w:r>
      <w:r w:rsidR="00045A2D" w:rsidRPr="0045144B">
        <w:rPr>
          <w:rFonts w:asciiTheme="minorHAnsi" w:hAnsiTheme="minorHAnsi" w:cstheme="minorHAnsi"/>
          <w:color w:val="000000" w:themeColor="text1"/>
          <w:sz w:val="21"/>
          <w:szCs w:val="21"/>
        </w:rPr>
        <w:t>)</w:t>
      </w:r>
    </w:p>
    <w:p w14:paraId="2D1C105A" w14:textId="77777777" w:rsidR="00045A2D" w:rsidRPr="0045144B" w:rsidRDefault="00045A2D" w:rsidP="0045144B">
      <w:pPr>
        <w:pStyle w:val="BodyText3"/>
        <w:suppressAutoHyphens/>
        <w:spacing w:before="0" w:after="0"/>
        <w:jc w:val="both"/>
        <w:rPr>
          <w:rFonts w:asciiTheme="minorHAnsi" w:hAnsiTheme="minorHAnsi" w:cstheme="minorHAnsi"/>
          <w:color w:val="000000" w:themeColor="text1"/>
          <w:sz w:val="21"/>
          <w:szCs w:val="21"/>
          <w:u w:color="000000" w:themeColor="text1"/>
        </w:rPr>
      </w:pPr>
    </w:p>
    <w:p w14:paraId="28AC19F3" w14:textId="79A87C99" w:rsidR="00045A2D" w:rsidRPr="0045144B" w:rsidRDefault="00045A2D" w:rsidP="0045144B">
      <w:pPr>
        <w:pStyle w:val="BodyText3"/>
        <w:suppressAutoHyphens/>
        <w:spacing w:before="0" w:after="0"/>
        <w:jc w:val="both"/>
        <w:rPr>
          <w:rFonts w:asciiTheme="minorHAnsi" w:hAnsiTheme="minorHAnsi" w:cstheme="minorHAnsi"/>
          <w:color w:val="000000" w:themeColor="text1"/>
          <w:sz w:val="21"/>
          <w:szCs w:val="21"/>
          <w:u w:color="000000" w:themeColor="text1"/>
        </w:rPr>
      </w:pPr>
      <w:r w:rsidRPr="0045144B">
        <w:rPr>
          <w:rFonts w:asciiTheme="minorHAnsi" w:hAnsiTheme="minorHAnsi" w:cstheme="minorHAnsi"/>
          <w:noProof/>
          <w:color w:val="000000" w:themeColor="text1"/>
          <w:sz w:val="21"/>
          <w:szCs w:val="21"/>
          <w:u w:color="000000" w:themeColor="text1"/>
        </w:rPr>
        <w:t xml:space="preserve">Client has asked that it be permitted to provide to </w:t>
      </w:r>
      <w:ins w:id="24" w:author="Chujun Yang" w:date="2026-02-24T14:25:00Z" w16du:dateUtc="2026-02-24T19:25:00Z">
        <w:r w:rsidR="00C53F36" w:rsidRPr="00C53F36">
          <w:rPr>
            <w:rFonts w:asciiTheme="minorHAnsi" w:hAnsiTheme="minorHAnsi" w:cstheme="minorHAnsi"/>
            <w:noProof/>
            <w:color w:val="000000" w:themeColor="text1"/>
            <w:sz w:val="21"/>
            <w:szCs w:val="21"/>
            <w:u w:color="000000" w:themeColor="text1"/>
          </w:rPr>
          <w:t>Colbeck Capital Management, LLC</w:t>
        </w:r>
      </w:ins>
      <w:del w:id="25" w:author="Chujun Yang" w:date="2026-02-24T14:25:00Z" w16du:dateUtc="2026-02-24T19:25:00Z">
        <w:r w:rsidRPr="0045144B" w:rsidDel="00C53F36">
          <w:rPr>
            <w:rFonts w:asciiTheme="minorHAnsi" w:hAnsiTheme="minorHAnsi" w:cstheme="minorHAnsi"/>
            <w:noProof/>
            <w:color w:val="000000" w:themeColor="text1"/>
            <w:sz w:val="21"/>
            <w:szCs w:val="21"/>
            <w:u w:color="000000" w:themeColor="text1"/>
          </w:rPr>
          <w:delText>[</w:delText>
        </w:r>
        <w:r w:rsidR="0060182E" w:rsidRPr="0045144B" w:rsidDel="00C53F36">
          <w:rPr>
            <w:rFonts w:asciiTheme="minorHAnsi" w:hAnsiTheme="minorHAnsi" w:cstheme="minorHAnsi"/>
            <w:noProof/>
            <w:color w:val="000000" w:themeColor="text1"/>
            <w:sz w:val="21"/>
            <w:szCs w:val="21"/>
            <w:u w:color="000000" w:themeColor="text1"/>
          </w:rPr>
          <w:delText xml:space="preserve">ACQUIRER </w:delText>
        </w:r>
        <w:r w:rsidR="00855DB0" w:rsidRPr="0045144B" w:rsidDel="00C53F36">
          <w:rPr>
            <w:rFonts w:asciiTheme="minorHAnsi" w:hAnsiTheme="minorHAnsi" w:cstheme="minorHAnsi"/>
            <w:noProof/>
            <w:color w:val="000000" w:themeColor="text1"/>
            <w:sz w:val="21"/>
            <w:szCs w:val="21"/>
            <w:u w:color="000000" w:themeColor="text1"/>
          </w:rPr>
          <w:delText xml:space="preserve">NAME </w:delText>
        </w:r>
        <w:r w:rsidR="0060182E" w:rsidRPr="0045144B" w:rsidDel="00C53F36">
          <w:rPr>
            <w:rFonts w:asciiTheme="minorHAnsi" w:hAnsiTheme="minorHAnsi" w:cstheme="minorHAnsi"/>
            <w:noProof/>
            <w:color w:val="000000" w:themeColor="text1"/>
            <w:sz w:val="21"/>
            <w:szCs w:val="21"/>
            <w:u w:color="000000" w:themeColor="text1"/>
          </w:rPr>
          <w:delText xml:space="preserve">OR </w:delText>
        </w:r>
        <w:r w:rsidRPr="0045144B" w:rsidDel="00C53F36">
          <w:rPr>
            <w:rFonts w:asciiTheme="minorHAnsi" w:hAnsiTheme="minorHAnsi" w:cstheme="minorHAnsi"/>
            <w:noProof/>
            <w:color w:val="000000" w:themeColor="text1"/>
            <w:sz w:val="21"/>
            <w:szCs w:val="21"/>
            <w:u w:color="000000" w:themeColor="text1"/>
          </w:rPr>
          <w:delText>LENDER</w:delText>
        </w:r>
        <w:r w:rsidR="00855DB0" w:rsidRPr="0045144B" w:rsidDel="00C53F36">
          <w:rPr>
            <w:rFonts w:asciiTheme="minorHAnsi" w:hAnsiTheme="minorHAnsi" w:cstheme="minorHAnsi"/>
            <w:noProof/>
            <w:color w:val="000000" w:themeColor="text1"/>
            <w:sz w:val="21"/>
            <w:szCs w:val="21"/>
            <w:u w:color="000000" w:themeColor="text1"/>
          </w:rPr>
          <w:delText xml:space="preserve"> NAME</w:delText>
        </w:r>
        <w:r w:rsidRPr="0045144B" w:rsidDel="00C53F36">
          <w:rPr>
            <w:rFonts w:asciiTheme="minorHAnsi" w:hAnsiTheme="minorHAnsi" w:cstheme="minorHAnsi"/>
            <w:noProof/>
            <w:color w:val="000000" w:themeColor="text1"/>
            <w:sz w:val="21"/>
            <w:szCs w:val="21"/>
            <w:u w:color="000000" w:themeColor="text1"/>
          </w:rPr>
          <w:delText>]</w:delText>
        </w:r>
      </w:del>
      <w:r w:rsidRPr="0045144B">
        <w:rPr>
          <w:rFonts w:asciiTheme="minorHAnsi" w:hAnsiTheme="minorHAnsi" w:cstheme="minorHAnsi"/>
          <w:noProof/>
          <w:color w:val="000000" w:themeColor="text1"/>
          <w:sz w:val="21"/>
          <w:szCs w:val="21"/>
          <w:u w:color="000000" w:themeColor="text1"/>
        </w:rPr>
        <w:t xml:space="preserve"> ("</w:t>
      </w:r>
      <w:r w:rsidRPr="0045144B">
        <w:rPr>
          <w:rFonts w:asciiTheme="minorHAnsi" w:hAnsiTheme="minorHAnsi" w:cstheme="minorHAnsi"/>
          <w:noProof/>
          <w:color w:val="000000" w:themeColor="text1"/>
          <w:sz w:val="21"/>
          <w:szCs w:val="21"/>
          <w:u w:val="single" w:color="000000" w:themeColor="text1"/>
        </w:rPr>
        <w:t>Recipient</w:t>
      </w:r>
      <w:r w:rsidRPr="0045144B">
        <w:rPr>
          <w:rFonts w:asciiTheme="minorHAnsi" w:hAnsiTheme="minorHAnsi" w:cstheme="minorHAnsi"/>
          <w:noProof/>
          <w:color w:val="000000" w:themeColor="text1"/>
          <w:sz w:val="21"/>
          <w:szCs w:val="21"/>
          <w:u w:color="000000" w:themeColor="text1"/>
        </w:rPr>
        <w:t>") a copy, agreed upon by Client and Recipient, of certain materials and information issued or prepared by HCVT for Client with respect to the services described in the Engagement Letter (collectively, the "</w:t>
      </w:r>
      <w:r w:rsidRPr="0045144B">
        <w:rPr>
          <w:rFonts w:asciiTheme="minorHAnsi" w:hAnsiTheme="minorHAnsi" w:cstheme="minorHAnsi"/>
          <w:noProof/>
          <w:color w:val="000000" w:themeColor="text1"/>
          <w:sz w:val="21"/>
          <w:szCs w:val="21"/>
          <w:u w:val="single" w:color="000000" w:themeColor="text1"/>
        </w:rPr>
        <w:t>Information</w:t>
      </w:r>
      <w:r w:rsidRPr="0045144B">
        <w:rPr>
          <w:rFonts w:asciiTheme="minorHAnsi" w:hAnsiTheme="minorHAnsi" w:cstheme="minorHAnsi"/>
          <w:noProof/>
          <w:color w:val="000000" w:themeColor="text1"/>
          <w:sz w:val="21"/>
          <w:szCs w:val="21"/>
          <w:u w:color="000000" w:themeColor="text1"/>
        </w:rPr>
        <w:t>") solely for Recipient's informational purposes in connection with the Proposed Transaction.</w:t>
      </w:r>
      <w:r w:rsidRPr="0045144B">
        <w:rPr>
          <w:rFonts w:asciiTheme="minorHAnsi" w:hAnsiTheme="minorHAnsi" w:cstheme="minorHAnsi"/>
          <w:color w:val="000000" w:themeColor="text1"/>
          <w:sz w:val="21"/>
          <w:szCs w:val="21"/>
          <w:u w:color="000000" w:themeColor="text1"/>
        </w:rPr>
        <w:t xml:space="preserve"> In consideration of our permitting Client to provide Recipient with a copy of the Information, and for other good and valuable consideration the receipt and sufficiency of which </w:t>
      </w:r>
      <w:r w:rsidRPr="0045144B">
        <w:rPr>
          <w:rFonts w:asciiTheme="minorHAnsi" w:hAnsiTheme="minorHAnsi" w:cstheme="minorHAnsi"/>
          <w:noProof/>
          <w:color w:val="000000" w:themeColor="text1"/>
          <w:sz w:val="21"/>
          <w:szCs w:val="21"/>
          <w:u w:color="000000" w:themeColor="text1"/>
        </w:rPr>
        <w:t>is acknowledged</w:t>
      </w:r>
      <w:r w:rsidRPr="0045144B">
        <w:rPr>
          <w:rFonts w:asciiTheme="minorHAnsi" w:hAnsiTheme="minorHAnsi" w:cstheme="minorHAnsi"/>
          <w:color w:val="000000" w:themeColor="text1"/>
          <w:sz w:val="21"/>
          <w:szCs w:val="21"/>
          <w:u w:color="000000" w:themeColor="text1"/>
        </w:rPr>
        <w:t>, Recipient, intending to be legally bound, is executing and delivering this letter to HCVT.</w:t>
      </w:r>
    </w:p>
    <w:p w14:paraId="6D6C3D2A" w14:textId="77777777" w:rsidR="00045A2D" w:rsidRPr="0045144B" w:rsidRDefault="00045A2D" w:rsidP="0045144B">
      <w:pPr>
        <w:suppressAutoHyphens/>
        <w:spacing w:before="0"/>
        <w:jc w:val="both"/>
        <w:rPr>
          <w:rFonts w:asciiTheme="minorHAnsi" w:hAnsiTheme="minorHAnsi" w:cstheme="minorHAnsi"/>
          <w:color w:val="000000" w:themeColor="text1"/>
          <w:sz w:val="21"/>
          <w:szCs w:val="21"/>
          <w:u w:color="000000" w:themeColor="text1"/>
        </w:rPr>
      </w:pPr>
    </w:p>
    <w:p w14:paraId="6C7375CE" w14:textId="77777777" w:rsidR="00045A2D" w:rsidRPr="0045144B" w:rsidRDefault="00045A2D" w:rsidP="0045144B">
      <w:pPr>
        <w:suppressAutoHyphens/>
        <w:spacing w:before="0"/>
        <w:jc w:val="both"/>
        <w:rPr>
          <w:rFonts w:asciiTheme="minorHAnsi" w:hAnsiTheme="minorHAnsi" w:cstheme="minorHAnsi"/>
          <w:color w:val="000000" w:themeColor="text1"/>
          <w:sz w:val="21"/>
          <w:szCs w:val="21"/>
          <w:u w:val="single" w:color="000000" w:themeColor="text1"/>
        </w:rPr>
      </w:pPr>
      <w:r w:rsidRPr="0045144B">
        <w:rPr>
          <w:rFonts w:asciiTheme="minorHAnsi" w:hAnsiTheme="minorHAnsi" w:cstheme="minorHAnsi"/>
          <w:color w:val="000000" w:themeColor="text1"/>
          <w:sz w:val="21"/>
          <w:szCs w:val="21"/>
          <w:u w:val="single" w:color="000000" w:themeColor="text1"/>
        </w:rPr>
        <w:t>Acknowledgments and Agreements</w:t>
      </w:r>
    </w:p>
    <w:p w14:paraId="247B624A" w14:textId="77777777" w:rsidR="00045A2D" w:rsidRPr="0045144B" w:rsidRDefault="00045A2D" w:rsidP="0045144B">
      <w:pPr>
        <w:pStyle w:val="BodyText3"/>
        <w:suppressAutoHyphens/>
        <w:spacing w:before="0" w:after="0"/>
        <w:jc w:val="both"/>
        <w:rPr>
          <w:rFonts w:asciiTheme="minorHAnsi" w:hAnsiTheme="minorHAnsi" w:cstheme="minorHAnsi"/>
          <w:color w:val="000000" w:themeColor="text1"/>
          <w:sz w:val="21"/>
          <w:szCs w:val="21"/>
          <w:u w:color="000000" w:themeColor="text1"/>
        </w:rPr>
      </w:pPr>
    </w:p>
    <w:p w14:paraId="2C766D80" w14:textId="77777777" w:rsidR="00045A2D" w:rsidRPr="0045144B" w:rsidRDefault="00045A2D" w:rsidP="0045144B">
      <w:pPr>
        <w:pStyle w:val="BodyText3"/>
        <w:suppressAutoHyphens/>
        <w:spacing w:before="0" w:after="0"/>
        <w:jc w:val="both"/>
        <w:rPr>
          <w:rFonts w:asciiTheme="minorHAnsi" w:hAnsiTheme="minorHAnsi" w:cstheme="minorHAnsi"/>
          <w:color w:val="000000" w:themeColor="text1"/>
          <w:sz w:val="21"/>
          <w:szCs w:val="21"/>
          <w:u w:color="000000" w:themeColor="text1"/>
        </w:rPr>
      </w:pPr>
      <w:r w:rsidRPr="0045144B">
        <w:rPr>
          <w:rFonts w:asciiTheme="minorHAnsi" w:hAnsiTheme="minorHAnsi" w:cstheme="minorHAnsi"/>
          <w:color w:val="000000" w:themeColor="text1"/>
          <w:sz w:val="21"/>
          <w:szCs w:val="21"/>
          <w:u w:color="000000" w:themeColor="text1"/>
        </w:rPr>
        <w:t xml:space="preserve">Recipient </w:t>
      </w:r>
      <w:r w:rsidRPr="0045144B">
        <w:rPr>
          <w:rFonts w:asciiTheme="minorHAnsi" w:hAnsiTheme="minorHAnsi" w:cstheme="minorHAnsi"/>
          <w:noProof/>
          <w:color w:val="000000" w:themeColor="text1"/>
          <w:sz w:val="21"/>
          <w:szCs w:val="21"/>
          <w:u w:color="000000" w:themeColor="text1"/>
        </w:rPr>
        <w:t>expressly</w:t>
      </w:r>
      <w:r w:rsidRPr="0045144B">
        <w:rPr>
          <w:rFonts w:asciiTheme="minorHAnsi" w:hAnsiTheme="minorHAnsi" w:cstheme="minorHAnsi"/>
          <w:color w:val="000000" w:themeColor="text1"/>
          <w:sz w:val="21"/>
          <w:szCs w:val="21"/>
          <w:u w:color="000000" w:themeColor="text1"/>
        </w:rPr>
        <w:t xml:space="preserve"> acknowledges and agrees to the following:</w:t>
      </w:r>
    </w:p>
    <w:p w14:paraId="56539F51" w14:textId="77777777" w:rsidR="00045A2D" w:rsidRPr="0045144B" w:rsidRDefault="00045A2D" w:rsidP="0045144B">
      <w:pPr>
        <w:pStyle w:val="BodyText3"/>
        <w:suppressAutoHyphens/>
        <w:spacing w:before="0" w:after="0"/>
        <w:jc w:val="both"/>
        <w:rPr>
          <w:rFonts w:asciiTheme="minorHAnsi" w:hAnsiTheme="minorHAnsi" w:cstheme="minorHAnsi"/>
          <w:color w:val="000000" w:themeColor="text1"/>
          <w:sz w:val="21"/>
          <w:szCs w:val="21"/>
          <w:u w:color="000000" w:themeColor="text1"/>
        </w:rPr>
      </w:pPr>
    </w:p>
    <w:p w14:paraId="6113BBC4" w14:textId="455B16B6" w:rsidR="00045A2D" w:rsidRPr="0045144B" w:rsidRDefault="00045A2D" w:rsidP="0045144B">
      <w:pPr>
        <w:pStyle w:val="BodyText"/>
        <w:numPr>
          <w:ilvl w:val="0"/>
          <w:numId w:val="4"/>
        </w:numPr>
        <w:tabs>
          <w:tab w:val="clear" w:pos="576"/>
          <w:tab w:val="clear" w:pos="1152"/>
          <w:tab w:val="clear" w:pos="1728"/>
          <w:tab w:val="clear" w:pos="2304"/>
          <w:tab w:val="clear" w:pos="2880"/>
        </w:tabs>
        <w:suppressAutoHyphens/>
        <w:spacing w:before="0" w:after="0"/>
        <w:jc w:val="both"/>
        <w:rPr>
          <w:rFonts w:asciiTheme="minorHAnsi" w:hAnsiTheme="minorHAnsi" w:cstheme="minorHAnsi"/>
          <w:color w:val="000000" w:themeColor="text1"/>
          <w:sz w:val="21"/>
          <w:szCs w:val="21"/>
          <w:u w:color="000000" w:themeColor="text1"/>
        </w:rPr>
      </w:pPr>
      <w:r w:rsidRPr="0045144B">
        <w:rPr>
          <w:rFonts w:asciiTheme="minorHAnsi" w:hAnsiTheme="minorHAnsi" w:cstheme="minorHAnsi"/>
          <w:color w:val="000000" w:themeColor="text1"/>
          <w:sz w:val="21"/>
          <w:szCs w:val="21"/>
          <w:u w:color="000000" w:themeColor="text1"/>
        </w:rPr>
        <w:t xml:space="preserve">The Information is being provided to Recipient solely for its information and cannot and shall not </w:t>
      </w:r>
      <w:r w:rsidRPr="0045144B">
        <w:rPr>
          <w:rFonts w:asciiTheme="minorHAnsi" w:hAnsiTheme="minorHAnsi" w:cstheme="minorHAnsi"/>
          <w:noProof/>
          <w:color w:val="000000" w:themeColor="text1"/>
          <w:sz w:val="21"/>
          <w:szCs w:val="21"/>
          <w:u w:color="000000" w:themeColor="text1"/>
        </w:rPr>
        <w:t>be relied</w:t>
      </w:r>
      <w:r w:rsidRPr="0045144B">
        <w:rPr>
          <w:rFonts w:asciiTheme="minorHAnsi" w:hAnsiTheme="minorHAnsi" w:cstheme="minorHAnsi"/>
          <w:color w:val="000000" w:themeColor="text1"/>
          <w:sz w:val="21"/>
          <w:szCs w:val="21"/>
          <w:u w:color="000000" w:themeColor="text1"/>
        </w:rPr>
        <w:t xml:space="preserve"> upon by Recipient. </w:t>
      </w:r>
      <w:r w:rsidRPr="0045144B">
        <w:rPr>
          <w:rFonts w:asciiTheme="minorHAnsi" w:hAnsiTheme="minorHAnsi" w:cstheme="minorHAnsi"/>
          <w:noProof/>
          <w:color w:val="000000" w:themeColor="text1"/>
          <w:sz w:val="21"/>
          <w:szCs w:val="21"/>
          <w:u w:color="000000" w:themeColor="text1"/>
        </w:rPr>
        <w:t>Recipient</w:t>
      </w:r>
      <w:r w:rsidRPr="0045144B">
        <w:rPr>
          <w:rFonts w:asciiTheme="minorHAnsi" w:hAnsiTheme="minorHAnsi" w:cstheme="minorHAnsi"/>
          <w:color w:val="000000" w:themeColor="text1"/>
          <w:sz w:val="21"/>
          <w:szCs w:val="21"/>
          <w:u w:color="000000" w:themeColor="text1"/>
        </w:rPr>
        <w:t xml:space="preserve"> has its counsel and advisers in connection with any transactions into which it may enter involving Client. Recipient agrees that access to the Information is not a substitute for Recipient undertaking appropriate inquiries and procedures </w:t>
      </w:r>
      <w:r w:rsidRPr="0045144B">
        <w:rPr>
          <w:rFonts w:asciiTheme="minorHAnsi" w:hAnsiTheme="minorHAnsi" w:cstheme="minorHAnsi"/>
          <w:noProof/>
          <w:color w:val="000000" w:themeColor="text1"/>
          <w:sz w:val="21"/>
          <w:szCs w:val="21"/>
          <w:u w:color="000000" w:themeColor="text1"/>
        </w:rPr>
        <w:t>in relation to</w:t>
      </w:r>
      <w:r w:rsidRPr="0045144B">
        <w:rPr>
          <w:rFonts w:asciiTheme="minorHAnsi" w:hAnsiTheme="minorHAnsi" w:cstheme="minorHAnsi"/>
          <w:color w:val="000000" w:themeColor="text1"/>
          <w:sz w:val="21"/>
          <w:szCs w:val="21"/>
          <w:u w:color="000000" w:themeColor="text1"/>
        </w:rPr>
        <w:t xml:space="preserve"> any such transactions.</w:t>
      </w:r>
    </w:p>
    <w:p w14:paraId="4D174A22" w14:textId="77777777" w:rsidR="00045A2D" w:rsidRPr="0045144B" w:rsidRDefault="00045A2D" w:rsidP="0045144B">
      <w:pPr>
        <w:pStyle w:val="BodyText"/>
        <w:tabs>
          <w:tab w:val="clear" w:pos="576"/>
          <w:tab w:val="clear" w:pos="1152"/>
          <w:tab w:val="clear" w:pos="1728"/>
          <w:tab w:val="clear" w:pos="2304"/>
          <w:tab w:val="clear" w:pos="2880"/>
        </w:tabs>
        <w:suppressAutoHyphens/>
        <w:spacing w:before="0" w:after="0"/>
        <w:ind w:left="360"/>
        <w:jc w:val="both"/>
        <w:rPr>
          <w:rFonts w:asciiTheme="minorHAnsi" w:hAnsiTheme="minorHAnsi" w:cstheme="minorHAnsi"/>
          <w:color w:val="000000" w:themeColor="text1"/>
          <w:sz w:val="21"/>
          <w:szCs w:val="21"/>
          <w:u w:color="000000" w:themeColor="text1"/>
        </w:rPr>
      </w:pPr>
    </w:p>
    <w:p w14:paraId="1183E4D4" w14:textId="77777777" w:rsidR="00045A2D" w:rsidRPr="0045144B" w:rsidRDefault="00045A2D" w:rsidP="0045144B">
      <w:pPr>
        <w:pStyle w:val="BodyText"/>
        <w:numPr>
          <w:ilvl w:val="0"/>
          <w:numId w:val="4"/>
        </w:numPr>
        <w:tabs>
          <w:tab w:val="clear" w:pos="576"/>
          <w:tab w:val="clear" w:pos="1152"/>
          <w:tab w:val="clear" w:pos="1728"/>
          <w:tab w:val="clear" w:pos="2304"/>
          <w:tab w:val="clear" w:pos="2880"/>
        </w:tabs>
        <w:suppressAutoHyphens/>
        <w:spacing w:before="0" w:after="0"/>
        <w:jc w:val="both"/>
        <w:rPr>
          <w:rFonts w:asciiTheme="minorHAnsi" w:hAnsiTheme="minorHAnsi" w:cstheme="minorHAnsi"/>
          <w:color w:val="000000" w:themeColor="text1"/>
          <w:sz w:val="21"/>
          <w:szCs w:val="21"/>
          <w:u w:color="000000" w:themeColor="text1"/>
        </w:rPr>
      </w:pPr>
      <w:r w:rsidRPr="0045144B">
        <w:rPr>
          <w:rFonts w:asciiTheme="minorHAnsi" w:hAnsiTheme="minorHAnsi" w:cstheme="minorHAnsi"/>
          <w:color w:val="000000" w:themeColor="text1"/>
          <w:sz w:val="21"/>
          <w:szCs w:val="21"/>
          <w:u w:color="000000" w:themeColor="text1"/>
        </w:rPr>
        <w:t xml:space="preserve">The determination of whether and which Information to provide to Recipient is solely the responsibility of Client and Recipient, and HCVT shall have no responsibility therefor, whether or not </w:t>
      </w:r>
      <w:r w:rsidRPr="0045144B">
        <w:rPr>
          <w:rFonts w:asciiTheme="minorHAnsi" w:hAnsiTheme="minorHAnsi" w:cstheme="minorHAnsi"/>
          <w:noProof/>
          <w:color w:val="000000" w:themeColor="text1"/>
          <w:sz w:val="21"/>
          <w:szCs w:val="21"/>
          <w:u w:color="000000" w:themeColor="text1"/>
        </w:rPr>
        <w:t>the Information provided</w:t>
      </w:r>
      <w:r w:rsidRPr="0045144B">
        <w:rPr>
          <w:rFonts w:asciiTheme="minorHAnsi" w:hAnsiTheme="minorHAnsi" w:cstheme="minorHAnsi"/>
          <w:color w:val="000000" w:themeColor="text1"/>
          <w:sz w:val="21"/>
          <w:szCs w:val="21"/>
          <w:u w:color="000000" w:themeColor="text1"/>
        </w:rPr>
        <w:t xml:space="preserve"> to Recipient is incomplete or inaccurate, even if HCVT had reason to know or should have known of such incompleteness or inaccuracy.</w:t>
      </w:r>
    </w:p>
    <w:p w14:paraId="0BEE50C4" w14:textId="77777777" w:rsidR="00045A2D" w:rsidRPr="0045144B" w:rsidRDefault="00045A2D" w:rsidP="0045144B">
      <w:pPr>
        <w:pStyle w:val="BodyText"/>
        <w:tabs>
          <w:tab w:val="clear" w:pos="576"/>
          <w:tab w:val="clear" w:pos="1152"/>
          <w:tab w:val="clear" w:pos="1728"/>
          <w:tab w:val="clear" w:pos="2304"/>
          <w:tab w:val="clear" w:pos="2880"/>
        </w:tabs>
        <w:suppressAutoHyphens/>
        <w:spacing w:before="0" w:after="0"/>
        <w:ind w:left="360"/>
        <w:jc w:val="both"/>
        <w:rPr>
          <w:rFonts w:asciiTheme="minorHAnsi" w:hAnsiTheme="minorHAnsi" w:cstheme="minorHAnsi"/>
          <w:color w:val="000000" w:themeColor="text1"/>
          <w:sz w:val="21"/>
          <w:szCs w:val="21"/>
          <w:u w:color="000000" w:themeColor="text1"/>
        </w:rPr>
      </w:pPr>
    </w:p>
    <w:p w14:paraId="509D2813" w14:textId="77777777" w:rsidR="00045A2D" w:rsidRPr="0045144B" w:rsidRDefault="00045A2D" w:rsidP="0045144B">
      <w:pPr>
        <w:pStyle w:val="BodyText"/>
        <w:numPr>
          <w:ilvl w:val="0"/>
          <w:numId w:val="4"/>
        </w:numPr>
        <w:tabs>
          <w:tab w:val="clear" w:pos="576"/>
          <w:tab w:val="clear" w:pos="1152"/>
          <w:tab w:val="clear" w:pos="1728"/>
          <w:tab w:val="clear" w:pos="2304"/>
          <w:tab w:val="clear" w:pos="2880"/>
        </w:tabs>
        <w:suppressAutoHyphens/>
        <w:spacing w:before="0" w:after="0"/>
        <w:jc w:val="both"/>
        <w:rPr>
          <w:rFonts w:asciiTheme="minorHAnsi" w:hAnsiTheme="minorHAnsi" w:cstheme="minorHAnsi"/>
          <w:color w:val="000000" w:themeColor="text1"/>
          <w:sz w:val="21"/>
          <w:szCs w:val="21"/>
          <w:u w:color="000000" w:themeColor="text1"/>
        </w:rPr>
      </w:pPr>
      <w:r w:rsidRPr="0045144B">
        <w:rPr>
          <w:rFonts w:asciiTheme="minorHAnsi" w:hAnsiTheme="minorHAnsi" w:cstheme="minorHAnsi"/>
          <w:noProof/>
          <w:color w:val="000000" w:themeColor="text1"/>
          <w:sz w:val="21"/>
          <w:szCs w:val="21"/>
          <w:u w:color="000000" w:themeColor="text1"/>
        </w:rPr>
        <w:t xml:space="preserve">Recipient has read the Engagement Letter, which Client has provided to it, and Recipient acknowledges that the services performed on behalf of Client described therein (the "Services") are subject to the limitations, agreements and other provisions set forth in the Engagement Letter, such as the nature, </w:t>
      </w:r>
      <w:r w:rsidRPr="0045144B">
        <w:rPr>
          <w:rFonts w:asciiTheme="minorHAnsi" w:hAnsiTheme="minorHAnsi" w:cstheme="minorHAnsi"/>
          <w:noProof/>
          <w:color w:val="000000" w:themeColor="text1"/>
          <w:sz w:val="21"/>
          <w:szCs w:val="21"/>
          <w:u w:color="000000" w:themeColor="text1"/>
        </w:rPr>
        <w:lastRenderedPageBreak/>
        <w:t>extent, and purpose of the Services.</w:t>
      </w:r>
      <w:r w:rsidRPr="0045144B">
        <w:rPr>
          <w:rFonts w:asciiTheme="minorHAnsi" w:hAnsiTheme="minorHAnsi" w:cstheme="minorHAnsi"/>
          <w:color w:val="000000" w:themeColor="text1"/>
          <w:sz w:val="21"/>
          <w:szCs w:val="21"/>
          <w:u w:color="000000" w:themeColor="text1"/>
        </w:rPr>
        <w:t xml:space="preserve"> </w:t>
      </w:r>
      <w:r w:rsidRPr="0045144B">
        <w:rPr>
          <w:rFonts w:asciiTheme="minorHAnsi" w:hAnsiTheme="minorHAnsi" w:cstheme="minorHAnsi"/>
          <w:noProof/>
          <w:color w:val="000000" w:themeColor="text1"/>
          <w:sz w:val="21"/>
          <w:szCs w:val="21"/>
          <w:u w:color="000000" w:themeColor="text1"/>
        </w:rPr>
        <w:t>HCVT performed the Services in accordance with the Statement on Standards for Consulting Services issued by the American Institute of Certified Public Accountants ("</w:t>
      </w:r>
      <w:r w:rsidRPr="0045144B">
        <w:rPr>
          <w:rFonts w:asciiTheme="minorHAnsi" w:hAnsiTheme="minorHAnsi" w:cstheme="minorHAnsi"/>
          <w:noProof/>
          <w:color w:val="000000" w:themeColor="text1"/>
          <w:sz w:val="21"/>
          <w:szCs w:val="21"/>
          <w:u w:val="single" w:color="000000" w:themeColor="text1"/>
        </w:rPr>
        <w:t>AICPA</w:t>
      </w:r>
      <w:r w:rsidRPr="0045144B">
        <w:rPr>
          <w:rFonts w:asciiTheme="minorHAnsi" w:hAnsiTheme="minorHAnsi" w:cstheme="minorHAnsi"/>
          <w:noProof/>
          <w:color w:val="000000" w:themeColor="text1"/>
          <w:sz w:val="21"/>
          <w:szCs w:val="21"/>
          <w:u w:color="000000" w:themeColor="text1"/>
        </w:rPr>
        <w:t>"), and the performance of the Services, including, without limitation, the preparation of the Information, does not constitute an audit conducted in accordance with generally accepted auditing standards, an examination of or any other form of assurance with respect to internal controls, or other attestation or review services in accordance with standards or rules established by the AICPA, the Public Company Accounting Oversight Board or other regulatory body.</w:t>
      </w:r>
      <w:r w:rsidRPr="0045144B">
        <w:rPr>
          <w:rFonts w:asciiTheme="minorHAnsi" w:hAnsiTheme="minorHAnsi" w:cstheme="minorHAnsi"/>
          <w:color w:val="000000" w:themeColor="text1"/>
          <w:sz w:val="21"/>
          <w:szCs w:val="21"/>
          <w:u w:color="000000" w:themeColor="text1"/>
        </w:rPr>
        <w:t xml:space="preserve"> Neither HCVT nor the Information nor the Communications (as defined below) will express an opinion or any other form of assurance </w:t>
      </w:r>
      <w:r w:rsidRPr="0045144B">
        <w:rPr>
          <w:rFonts w:asciiTheme="minorHAnsi" w:hAnsiTheme="minorHAnsi" w:cstheme="minorHAnsi"/>
          <w:noProof/>
          <w:color w:val="000000" w:themeColor="text1"/>
          <w:sz w:val="21"/>
          <w:szCs w:val="21"/>
          <w:u w:color="000000" w:themeColor="text1"/>
        </w:rPr>
        <w:t>on</w:t>
      </w:r>
      <w:r w:rsidRPr="0045144B">
        <w:rPr>
          <w:rFonts w:asciiTheme="minorHAnsi" w:hAnsiTheme="minorHAnsi" w:cstheme="minorHAnsi"/>
          <w:color w:val="000000" w:themeColor="text1"/>
          <w:sz w:val="21"/>
          <w:szCs w:val="21"/>
          <w:u w:color="000000" w:themeColor="text1"/>
        </w:rPr>
        <w:t xml:space="preserve"> any matters because of the performance of the Services. As noted in the Engagement Letter, the Services performed may have been, and may in the future be, changed or modified by agreement of Client and HCVT. </w:t>
      </w:r>
      <w:r w:rsidRPr="0045144B">
        <w:rPr>
          <w:rFonts w:asciiTheme="minorHAnsi" w:hAnsiTheme="minorHAnsi" w:cstheme="minorHAnsi"/>
          <w:noProof/>
          <w:color w:val="000000" w:themeColor="text1"/>
          <w:sz w:val="21"/>
          <w:szCs w:val="21"/>
          <w:u w:color="000000" w:themeColor="text1"/>
        </w:rPr>
        <w:t>Recipient</w:t>
      </w:r>
      <w:r w:rsidRPr="0045144B">
        <w:rPr>
          <w:rFonts w:asciiTheme="minorHAnsi" w:hAnsiTheme="minorHAnsi" w:cstheme="minorHAnsi"/>
          <w:color w:val="000000" w:themeColor="text1"/>
          <w:sz w:val="21"/>
          <w:szCs w:val="21"/>
          <w:u w:color="000000" w:themeColor="text1"/>
        </w:rPr>
        <w:t xml:space="preserve"> is not a third party beneficiary of the Engagement Letter</w:t>
      </w:r>
      <w:r w:rsidRPr="0045144B">
        <w:rPr>
          <w:rFonts w:asciiTheme="minorHAnsi" w:hAnsiTheme="minorHAnsi" w:cstheme="minorHAnsi"/>
          <w:bCs/>
          <w:noProof/>
          <w:color w:val="000000" w:themeColor="text1"/>
          <w:sz w:val="21"/>
          <w:szCs w:val="21"/>
          <w:u w:color="000000" w:themeColor="text1"/>
        </w:rPr>
        <w:t>,</w:t>
      </w:r>
      <w:r w:rsidRPr="0045144B">
        <w:rPr>
          <w:rFonts w:asciiTheme="minorHAnsi" w:hAnsiTheme="minorHAnsi" w:cstheme="minorHAnsi"/>
          <w:color w:val="000000" w:themeColor="text1"/>
          <w:sz w:val="21"/>
          <w:szCs w:val="21"/>
          <w:u w:color="000000" w:themeColor="text1"/>
        </w:rPr>
        <w:t xml:space="preserve"> and Recipient has no rights thereunder or </w:t>
      </w:r>
      <w:r w:rsidRPr="0045144B">
        <w:rPr>
          <w:rFonts w:asciiTheme="minorHAnsi" w:hAnsiTheme="minorHAnsi" w:cstheme="minorHAnsi"/>
          <w:noProof/>
          <w:color w:val="000000" w:themeColor="text1"/>
          <w:sz w:val="21"/>
          <w:szCs w:val="21"/>
          <w:u w:color="000000" w:themeColor="text1"/>
        </w:rPr>
        <w:t>with respect to</w:t>
      </w:r>
      <w:r w:rsidRPr="0045144B">
        <w:rPr>
          <w:rFonts w:asciiTheme="minorHAnsi" w:hAnsiTheme="minorHAnsi" w:cstheme="minorHAnsi"/>
          <w:color w:val="000000" w:themeColor="text1"/>
          <w:sz w:val="21"/>
          <w:szCs w:val="21"/>
          <w:u w:color="000000" w:themeColor="text1"/>
        </w:rPr>
        <w:t xml:space="preserve"> the Services.</w:t>
      </w:r>
    </w:p>
    <w:p w14:paraId="38173592" w14:textId="77777777" w:rsidR="00045A2D" w:rsidRPr="0045144B" w:rsidRDefault="00045A2D" w:rsidP="0045144B">
      <w:pPr>
        <w:pStyle w:val="BodyText"/>
        <w:tabs>
          <w:tab w:val="clear" w:pos="576"/>
          <w:tab w:val="clear" w:pos="1152"/>
          <w:tab w:val="clear" w:pos="1728"/>
          <w:tab w:val="clear" w:pos="2304"/>
          <w:tab w:val="clear" w:pos="2880"/>
        </w:tabs>
        <w:suppressAutoHyphens/>
        <w:spacing w:before="0" w:after="0"/>
        <w:ind w:left="360"/>
        <w:jc w:val="both"/>
        <w:rPr>
          <w:rFonts w:asciiTheme="minorHAnsi" w:hAnsiTheme="minorHAnsi" w:cstheme="minorHAnsi"/>
          <w:color w:val="000000" w:themeColor="text1"/>
          <w:sz w:val="21"/>
          <w:szCs w:val="21"/>
          <w:u w:color="000000" w:themeColor="text1"/>
        </w:rPr>
      </w:pPr>
    </w:p>
    <w:p w14:paraId="6D6F059E" w14:textId="77777777" w:rsidR="00045A2D" w:rsidRPr="0045144B" w:rsidRDefault="00045A2D" w:rsidP="0045144B">
      <w:pPr>
        <w:pStyle w:val="BodyText"/>
        <w:numPr>
          <w:ilvl w:val="0"/>
          <w:numId w:val="4"/>
        </w:numPr>
        <w:tabs>
          <w:tab w:val="clear" w:pos="576"/>
          <w:tab w:val="clear" w:pos="1152"/>
          <w:tab w:val="clear" w:pos="1728"/>
          <w:tab w:val="clear" w:pos="2304"/>
          <w:tab w:val="clear" w:pos="2880"/>
        </w:tabs>
        <w:suppressAutoHyphens/>
        <w:spacing w:before="0" w:after="0"/>
        <w:jc w:val="both"/>
        <w:rPr>
          <w:rFonts w:asciiTheme="minorHAnsi" w:hAnsiTheme="minorHAnsi" w:cstheme="minorHAnsi"/>
          <w:color w:val="000000" w:themeColor="text1"/>
          <w:sz w:val="21"/>
          <w:szCs w:val="21"/>
          <w:u w:color="000000" w:themeColor="text1"/>
        </w:rPr>
      </w:pPr>
      <w:r w:rsidRPr="0045144B">
        <w:rPr>
          <w:rFonts w:asciiTheme="minorHAnsi" w:hAnsiTheme="minorHAnsi" w:cstheme="minorHAnsi"/>
          <w:noProof/>
          <w:color w:val="000000" w:themeColor="text1"/>
          <w:sz w:val="21"/>
          <w:szCs w:val="21"/>
          <w:u w:color="000000" w:themeColor="text1"/>
        </w:rPr>
        <w:t>The Information and any communications, whether in writing or otherwise, made by HCVT to Recipient relating to the Proposed Transaction (the "</w:t>
      </w:r>
      <w:r w:rsidRPr="0045144B">
        <w:rPr>
          <w:rFonts w:asciiTheme="minorHAnsi" w:hAnsiTheme="minorHAnsi" w:cstheme="minorHAnsi"/>
          <w:noProof/>
          <w:color w:val="000000" w:themeColor="text1"/>
          <w:sz w:val="21"/>
          <w:szCs w:val="21"/>
          <w:u w:val="single" w:color="000000" w:themeColor="text1"/>
        </w:rPr>
        <w:t>Communications</w:t>
      </w:r>
      <w:r w:rsidRPr="0045144B">
        <w:rPr>
          <w:rFonts w:asciiTheme="minorHAnsi" w:hAnsiTheme="minorHAnsi" w:cstheme="minorHAnsi"/>
          <w:noProof/>
          <w:color w:val="000000" w:themeColor="text1"/>
          <w:sz w:val="21"/>
          <w:szCs w:val="21"/>
          <w:u w:color="000000" w:themeColor="text1"/>
        </w:rPr>
        <w:t>"), do not address all matters that HCVT is or may become aware of, or all communications, whether in writing or otherwise, made by HCVT to Client or any other person or entity, in connection with the Proposed Transaction, such other transaction or otherwise, whether or not such matters or communications might be considered material by Recipient.</w:t>
      </w:r>
    </w:p>
    <w:p w14:paraId="57376799" w14:textId="77777777" w:rsidR="00045A2D" w:rsidRPr="0045144B" w:rsidRDefault="00045A2D" w:rsidP="0045144B">
      <w:pPr>
        <w:pStyle w:val="BodyText"/>
        <w:tabs>
          <w:tab w:val="clear" w:pos="576"/>
          <w:tab w:val="clear" w:pos="1152"/>
          <w:tab w:val="clear" w:pos="1728"/>
          <w:tab w:val="clear" w:pos="2304"/>
          <w:tab w:val="clear" w:pos="2880"/>
        </w:tabs>
        <w:suppressAutoHyphens/>
        <w:spacing w:before="0" w:after="0"/>
        <w:ind w:left="360"/>
        <w:jc w:val="both"/>
        <w:rPr>
          <w:rFonts w:asciiTheme="minorHAnsi" w:hAnsiTheme="minorHAnsi" w:cstheme="minorHAnsi"/>
          <w:color w:val="000000" w:themeColor="text1"/>
          <w:sz w:val="21"/>
          <w:szCs w:val="21"/>
          <w:u w:color="000000" w:themeColor="text1"/>
        </w:rPr>
      </w:pPr>
    </w:p>
    <w:p w14:paraId="038E3353" w14:textId="77777777" w:rsidR="00045A2D" w:rsidRPr="0045144B" w:rsidRDefault="00045A2D" w:rsidP="0045144B">
      <w:pPr>
        <w:pStyle w:val="BodyText"/>
        <w:numPr>
          <w:ilvl w:val="0"/>
          <w:numId w:val="4"/>
        </w:numPr>
        <w:tabs>
          <w:tab w:val="clear" w:pos="576"/>
          <w:tab w:val="clear" w:pos="1152"/>
          <w:tab w:val="clear" w:pos="1728"/>
          <w:tab w:val="clear" w:pos="2304"/>
          <w:tab w:val="clear" w:pos="2880"/>
        </w:tabs>
        <w:suppressAutoHyphens/>
        <w:spacing w:before="0" w:after="0"/>
        <w:jc w:val="both"/>
        <w:rPr>
          <w:rFonts w:asciiTheme="minorHAnsi" w:hAnsiTheme="minorHAnsi" w:cstheme="minorHAnsi"/>
          <w:color w:val="000000" w:themeColor="text1"/>
          <w:sz w:val="21"/>
          <w:szCs w:val="21"/>
          <w:u w:color="000000" w:themeColor="text1"/>
        </w:rPr>
      </w:pPr>
      <w:r w:rsidRPr="0045144B">
        <w:rPr>
          <w:rFonts w:asciiTheme="minorHAnsi" w:hAnsiTheme="minorHAnsi" w:cstheme="minorHAnsi"/>
          <w:color w:val="000000" w:themeColor="text1"/>
          <w:sz w:val="21"/>
          <w:szCs w:val="21"/>
          <w:u w:color="000000" w:themeColor="text1"/>
        </w:rPr>
        <w:t xml:space="preserve">HCVT has no responsibility to advise Recipient of other services or procedures that might be performed and make no representations as to the sufficiency of the Information </w:t>
      </w:r>
      <w:r w:rsidRPr="0045144B">
        <w:rPr>
          <w:rFonts w:asciiTheme="minorHAnsi" w:hAnsiTheme="minorHAnsi" w:cstheme="minorHAnsi"/>
          <w:noProof/>
          <w:color w:val="000000" w:themeColor="text1"/>
          <w:sz w:val="21"/>
          <w:szCs w:val="21"/>
          <w:u w:color="000000" w:themeColor="text1"/>
        </w:rPr>
        <w:t>for the purposes of</w:t>
      </w:r>
      <w:r w:rsidRPr="0045144B">
        <w:rPr>
          <w:rFonts w:asciiTheme="minorHAnsi" w:hAnsiTheme="minorHAnsi" w:cstheme="minorHAnsi"/>
          <w:color w:val="000000" w:themeColor="text1"/>
          <w:sz w:val="21"/>
          <w:szCs w:val="21"/>
          <w:u w:color="000000" w:themeColor="text1"/>
        </w:rPr>
        <w:t xml:space="preserve"> Recipient. </w:t>
      </w:r>
      <w:r w:rsidRPr="0045144B">
        <w:rPr>
          <w:rFonts w:asciiTheme="minorHAnsi" w:hAnsiTheme="minorHAnsi" w:cstheme="minorHAnsi"/>
          <w:noProof/>
          <w:color w:val="000000" w:themeColor="text1"/>
          <w:sz w:val="21"/>
          <w:szCs w:val="21"/>
          <w:u w:color="000000" w:themeColor="text1"/>
        </w:rPr>
        <w:t>In addition</w:t>
      </w:r>
      <w:r w:rsidRPr="0045144B">
        <w:rPr>
          <w:rFonts w:asciiTheme="minorHAnsi" w:hAnsiTheme="minorHAnsi" w:cstheme="minorHAnsi"/>
          <w:color w:val="000000" w:themeColor="text1"/>
          <w:sz w:val="21"/>
          <w:szCs w:val="21"/>
          <w:u w:color="000000" w:themeColor="text1"/>
        </w:rPr>
        <w:t>, HCVT has no responsibility for updating the Information, the Communications, or the Services performed or for performing any additional services or procedures.</w:t>
      </w:r>
    </w:p>
    <w:p w14:paraId="0153A95C" w14:textId="77777777" w:rsidR="00045A2D" w:rsidRPr="0045144B" w:rsidRDefault="00045A2D" w:rsidP="0045144B">
      <w:pPr>
        <w:pStyle w:val="BodyText"/>
        <w:tabs>
          <w:tab w:val="clear" w:pos="576"/>
          <w:tab w:val="clear" w:pos="1152"/>
          <w:tab w:val="clear" w:pos="1728"/>
          <w:tab w:val="clear" w:pos="2304"/>
          <w:tab w:val="clear" w:pos="2880"/>
        </w:tabs>
        <w:suppressAutoHyphens/>
        <w:spacing w:before="0" w:after="0"/>
        <w:ind w:left="360"/>
        <w:jc w:val="both"/>
        <w:rPr>
          <w:rFonts w:asciiTheme="minorHAnsi" w:hAnsiTheme="minorHAnsi" w:cstheme="minorHAnsi"/>
          <w:color w:val="000000" w:themeColor="text1"/>
          <w:sz w:val="21"/>
          <w:szCs w:val="21"/>
          <w:u w:color="000000" w:themeColor="text1"/>
        </w:rPr>
      </w:pPr>
    </w:p>
    <w:p w14:paraId="0194D65D" w14:textId="53969797" w:rsidR="00045A2D" w:rsidRPr="0045144B" w:rsidRDefault="00045A2D" w:rsidP="0045144B">
      <w:pPr>
        <w:pStyle w:val="BodyText"/>
        <w:numPr>
          <w:ilvl w:val="0"/>
          <w:numId w:val="4"/>
        </w:numPr>
        <w:tabs>
          <w:tab w:val="clear" w:pos="576"/>
          <w:tab w:val="clear" w:pos="1152"/>
          <w:tab w:val="clear" w:pos="1728"/>
          <w:tab w:val="clear" w:pos="2304"/>
          <w:tab w:val="clear" w:pos="2880"/>
        </w:tabs>
        <w:suppressAutoHyphens/>
        <w:spacing w:before="0" w:after="0"/>
        <w:jc w:val="both"/>
        <w:rPr>
          <w:rFonts w:asciiTheme="minorHAnsi" w:hAnsiTheme="minorHAnsi" w:cstheme="minorHAnsi"/>
          <w:color w:val="000000" w:themeColor="text1"/>
          <w:sz w:val="21"/>
          <w:szCs w:val="21"/>
          <w:u w:color="000000" w:themeColor="text1"/>
        </w:rPr>
      </w:pPr>
      <w:r w:rsidRPr="0045144B">
        <w:rPr>
          <w:rFonts w:asciiTheme="minorHAnsi" w:hAnsiTheme="minorHAnsi" w:cstheme="minorHAnsi"/>
          <w:color w:val="000000" w:themeColor="text1"/>
          <w:sz w:val="21"/>
          <w:szCs w:val="21"/>
          <w:u w:color="000000" w:themeColor="text1"/>
        </w:rPr>
        <w:t xml:space="preserve">HCVT has assumed the completeness and accuracy of all information and materials provided by or on behalf of Client or its respective advisers, and the Information and the Communications </w:t>
      </w:r>
      <w:r w:rsidRPr="0045144B">
        <w:rPr>
          <w:rFonts w:asciiTheme="minorHAnsi" w:hAnsiTheme="minorHAnsi" w:cstheme="minorHAnsi"/>
          <w:noProof/>
          <w:color w:val="000000" w:themeColor="text1"/>
          <w:sz w:val="21"/>
          <w:szCs w:val="21"/>
          <w:u w:color="000000" w:themeColor="text1"/>
        </w:rPr>
        <w:t>are based</w:t>
      </w:r>
      <w:r w:rsidRPr="0045144B">
        <w:rPr>
          <w:rFonts w:asciiTheme="minorHAnsi" w:hAnsiTheme="minorHAnsi" w:cstheme="minorHAnsi"/>
          <w:color w:val="000000" w:themeColor="text1"/>
          <w:sz w:val="21"/>
          <w:szCs w:val="21"/>
          <w:u w:color="000000" w:themeColor="text1"/>
        </w:rPr>
        <w:t xml:space="preserve"> </w:t>
      </w:r>
      <w:r w:rsidRPr="0045144B">
        <w:rPr>
          <w:rFonts w:asciiTheme="minorHAnsi" w:hAnsiTheme="minorHAnsi" w:cstheme="minorHAnsi"/>
          <w:bCs/>
          <w:noProof/>
          <w:color w:val="000000" w:themeColor="text1"/>
          <w:sz w:val="21"/>
          <w:szCs w:val="21"/>
          <w:u w:color="000000" w:themeColor="text1"/>
        </w:rPr>
        <w:t>on</w:t>
      </w:r>
      <w:r w:rsidRPr="0045144B">
        <w:rPr>
          <w:rFonts w:asciiTheme="minorHAnsi" w:hAnsiTheme="minorHAnsi" w:cstheme="minorHAnsi"/>
          <w:color w:val="000000" w:themeColor="text1"/>
          <w:sz w:val="21"/>
          <w:szCs w:val="21"/>
          <w:u w:color="000000" w:themeColor="text1"/>
        </w:rPr>
        <w:t xml:space="preserve"> this assumption. HCVT has not been engaged </w:t>
      </w:r>
      <w:r w:rsidRPr="0045144B">
        <w:rPr>
          <w:rFonts w:asciiTheme="minorHAnsi" w:hAnsiTheme="minorHAnsi" w:cstheme="minorHAnsi"/>
          <w:noProof/>
          <w:color w:val="000000" w:themeColor="text1"/>
          <w:sz w:val="21"/>
          <w:szCs w:val="21"/>
          <w:u w:color="000000" w:themeColor="text1"/>
        </w:rPr>
        <w:t>to detect error or fraud and the Information</w:t>
      </w:r>
      <w:r w:rsidRPr="0045144B">
        <w:rPr>
          <w:rFonts w:asciiTheme="minorHAnsi" w:hAnsiTheme="minorHAnsi" w:cstheme="minorHAnsi"/>
          <w:bCs/>
          <w:noProof/>
          <w:color w:val="000000" w:themeColor="text1"/>
          <w:sz w:val="21"/>
          <w:szCs w:val="21"/>
          <w:u w:color="000000" w:themeColor="text1"/>
        </w:rPr>
        <w:t>,</w:t>
      </w:r>
      <w:r w:rsidRPr="0045144B">
        <w:rPr>
          <w:rFonts w:asciiTheme="minorHAnsi" w:hAnsiTheme="minorHAnsi" w:cstheme="minorHAnsi"/>
          <w:color w:val="000000" w:themeColor="text1"/>
          <w:sz w:val="21"/>
          <w:szCs w:val="21"/>
          <w:u w:color="000000" w:themeColor="text1"/>
        </w:rPr>
        <w:t xml:space="preserve"> and the Communications may not disclose errors or fraud should they exist.</w:t>
      </w:r>
    </w:p>
    <w:p w14:paraId="45F05A25" w14:textId="77777777" w:rsidR="00045A2D" w:rsidRPr="0045144B" w:rsidRDefault="00045A2D" w:rsidP="0045144B">
      <w:pPr>
        <w:pStyle w:val="BodyText"/>
        <w:tabs>
          <w:tab w:val="clear" w:pos="576"/>
          <w:tab w:val="clear" w:pos="1152"/>
          <w:tab w:val="clear" w:pos="1728"/>
          <w:tab w:val="clear" w:pos="2304"/>
          <w:tab w:val="clear" w:pos="2880"/>
        </w:tabs>
        <w:suppressAutoHyphens/>
        <w:spacing w:before="0" w:after="0"/>
        <w:ind w:left="360"/>
        <w:jc w:val="both"/>
        <w:rPr>
          <w:rFonts w:asciiTheme="minorHAnsi" w:hAnsiTheme="minorHAnsi" w:cstheme="minorHAnsi"/>
          <w:color w:val="000000" w:themeColor="text1"/>
          <w:sz w:val="21"/>
          <w:szCs w:val="21"/>
          <w:u w:color="000000" w:themeColor="text1"/>
        </w:rPr>
      </w:pPr>
    </w:p>
    <w:p w14:paraId="30BF10CC" w14:textId="77777777" w:rsidR="00045A2D" w:rsidRPr="0045144B" w:rsidRDefault="00045A2D" w:rsidP="0045144B">
      <w:pPr>
        <w:pStyle w:val="BodyText"/>
        <w:numPr>
          <w:ilvl w:val="0"/>
          <w:numId w:val="4"/>
        </w:numPr>
        <w:tabs>
          <w:tab w:val="clear" w:pos="576"/>
          <w:tab w:val="clear" w:pos="1152"/>
          <w:tab w:val="clear" w:pos="1728"/>
          <w:tab w:val="clear" w:pos="2304"/>
          <w:tab w:val="clear" w:pos="2880"/>
        </w:tabs>
        <w:suppressAutoHyphens/>
        <w:spacing w:before="0" w:after="0"/>
        <w:jc w:val="both"/>
        <w:rPr>
          <w:rFonts w:asciiTheme="minorHAnsi" w:hAnsiTheme="minorHAnsi" w:cstheme="minorHAnsi"/>
          <w:color w:val="000000" w:themeColor="text1"/>
          <w:sz w:val="21"/>
          <w:szCs w:val="21"/>
          <w:u w:color="000000" w:themeColor="text1"/>
        </w:rPr>
      </w:pPr>
      <w:r w:rsidRPr="0045144B">
        <w:rPr>
          <w:rFonts w:asciiTheme="minorHAnsi" w:hAnsiTheme="minorHAnsi" w:cstheme="minorHAnsi"/>
          <w:noProof/>
          <w:color w:val="000000" w:themeColor="text1"/>
          <w:sz w:val="21"/>
          <w:szCs w:val="21"/>
          <w:u w:color="000000" w:themeColor="text1"/>
        </w:rPr>
        <w:t>Client</w:t>
      </w:r>
      <w:r w:rsidRPr="0045144B">
        <w:rPr>
          <w:rFonts w:asciiTheme="minorHAnsi" w:hAnsiTheme="minorHAnsi" w:cstheme="minorHAnsi"/>
          <w:color w:val="000000" w:themeColor="text1"/>
          <w:sz w:val="21"/>
          <w:szCs w:val="21"/>
          <w:u w:color="000000" w:themeColor="text1"/>
        </w:rPr>
        <w:t xml:space="preserve"> may have participated in the preparation of the Information, including, without limitation, by reviewing and commenting on prior drafts of the Information and the </w:t>
      </w:r>
      <w:r w:rsidRPr="0045144B">
        <w:rPr>
          <w:rFonts w:asciiTheme="minorHAnsi" w:hAnsiTheme="minorHAnsi" w:cstheme="minorHAnsi"/>
          <w:noProof/>
          <w:color w:val="000000" w:themeColor="text1"/>
          <w:sz w:val="21"/>
          <w:szCs w:val="21"/>
          <w:u w:color="000000" w:themeColor="text1"/>
        </w:rPr>
        <w:t>Communications,</w:t>
      </w:r>
      <w:r w:rsidRPr="0045144B">
        <w:rPr>
          <w:rFonts w:asciiTheme="minorHAnsi" w:hAnsiTheme="minorHAnsi" w:cstheme="minorHAnsi"/>
          <w:color w:val="000000" w:themeColor="text1"/>
          <w:sz w:val="21"/>
          <w:szCs w:val="21"/>
          <w:u w:color="000000" w:themeColor="text1"/>
        </w:rPr>
        <w:t xml:space="preserve"> and such participation may have resulted in the addition, modification, or deletion of information that might be considered material by Recipient.</w:t>
      </w:r>
    </w:p>
    <w:p w14:paraId="2CF43B0D" w14:textId="77777777" w:rsidR="00045A2D" w:rsidRPr="0045144B" w:rsidRDefault="00045A2D" w:rsidP="0045144B">
      <w:pPr>
        <w:pStyle w:val="BodyText"/>
        <w:tabs>
          <w:tab w:val="clear" w:pos="576"/>
          <w:tab w:val="clear" w:pos="1152"/>
          <w:tab w:val="clear" w:pos="1728"/>
          <w:tab w:val="clear" w:pos="2304"/>
          <w:tab w:val="clear" w:pos="2880"/>
        </w:tabs>
        <w:suppressAutoHyphens/>
        <w:spacing w:before="0" w:after="0"/>
        <w:ind w:left="360"/>
        <w:jc w:val="both"/>
        <w:rPr>
          <w:rFonts w:asciiTheme="minorHAnsi" w:hAnsiTheme="minorHAnsi" w:cstheme="minorHAnsi"/>
          <w:color w:val="000000" w:themeColor="text1"/>
          <w:sz w:val="21"/>
          <w:szCs w:val="21"/>
          <w:u w:color="000000" w:themeColor="text1"/>
        </w:rPr>
      </w:pPr>
    </w:p>
    <w:p w14:paraId="308A2C81" w14:textId="77777777" w:rsidR="00045A2D" w:rsidRPr="0045144B" w:rsidRDefault="00045A2D" w:rsidP="0045144B">
      <w:pPr>
        <w:pStyle w:val="BodyText"/>
        <w:numPr>
          <w:ilvl w:val="0"/>
          <w:numId w:val="4"/>
        </w:numPr>
        <w:tabs>
          <w:tab w:val="clear" w:pos="576"/>
          <w:tab w:val="clear" w:pos="1152"/>
          <w:tab w:val="clear" w:pos="1728"/>
          <w:tab w:val="clear" w:pos="2304"/>
          <w:tab w:val="clear" w:pos="2880"/>
        </w:tabs>
        <w:suppressAutoHyphens/>
        <w:spacing w:before="0" w:after="0"/>
        <w:jc w:val="both"/>
        <w:rPr>
          <w:rFonts w:asciiTheme="minorHAnsi" w:hAnsiTheme="minorHAnsi" w:cstheme="minorHAnsi"/>
          <w:color w:val="000000" w:themeColor="text1"/>
          <w:sz w:val="21"/>
          <w:szCs w:val="21"/>
          <w:u w:color="000000" w:themeColor="text1"/>
        </w:rPr>
      </w:pPr>
      <w:r w:rsidRPr="0045144B">
        <w:rPr>
          <w:rFonts w:asciiTheme="minorHAnsi" w:hAnsiTheme="minorHAnsi" w:cstheme="minorHAnsi"/>
          <w:noProof/>
          <w:color w:val="000000" w:themeColor="text1"/>
          <w:sz w:val="21"/>
          <w:szCs w:val="21"/>
          <w:u w:color="000000" w:themeColor="text1"/>
        </w:rPr>
        <w:t xml:space="preserve">It is understood that HCVT has provided, is currently providing, and may in the future provide, services, such as audit, tax, and consulting services, including services in connection with the Proposed Transaction and related financing arrangements, to Client and its affiliates, and Recipient agrees that HCVT and its personnel shall have no responsibility to Recipient relating to such services in connection with the Proposed Transaction, nor any responsibility to Recipient in </w:t>
      </w:r>
      <w:r w:rsidRPr="0045144B">
        <w:rPr>
          <w:rFonts w:asciiTheme="minorHAnsi" w:hAnsiTheme="minorHAnsi" w:cstheme="minorHAnsi"/>
          <w:bCs/>
          <w:noProof/>
          <w:color w:val="000000" w:themeColor="text1"/>
          <w:sz w:val="21"/>
          <w:szCs w:val="21"/>
          <w:u w:color="000000" w:themeColor="text1"/>
        </w:rPr>
        <w:t>relation to</w:t>
      </w:r>
      <w:r w:rsidRPr="0045144B">
        <w:rPr>
          <w:rFonts w:asciiTheme="minorHAnsi" w:hAnsiTheme="minorHAnsi" w:cstheme="minorHAnsi"/>
          <w:noProof/>
          <w:color w:val="000000" w:themeColor="text1"/>
          <w:sz w:val="21"/>
          <w:szCs w:val="21"/>
          <w:u w:color="000000" w:themeColor="text1"/>
        </w:rPr>
        <w:t xml:space="preserve"> the Proposed Transaction to use or disclose information that HCVT possesses by reason of such services or otherwise, whether or not such information might be considered material by Recipient.</w:t>
      </w:r>
    </w:p>
    <w:p w14:paraId="3FDA0EFB" w14:textId="77777777" w:rsidR="00045A2D" w:rsidRPr="0045144B" w:rsidRDefault="00045A2D" w:rsidP="0045144B">
      <w:pPr>
        <w:pStyle w:val="BodyText"/>
        <w:tabs>
          <w:tab w:val="clear" w:pos="576"/>
          <w:tab w:val="clear" w:pos="1152"/>
          <w:tab w:val="clear" w:pos="1728"/>
          <w:tab w:val="clear" w:pos="2304"/>
          <w:tab w:val="clear" w:pos="2880"/>
        </w:tabs>
        <w:suppressAutoHyphens/>
        <w:spacing w:before="0" w:after="0"/>
        <w:ind w:left="360"/>
        <w:jc w:val="both"/>
        <w:rPr>
          <w:rFonts w:asciiTheme="minorHAnsi" w:hAnsiTheme="minorHAnsi" w:cstheme="minorHAnsi"/>
          <w:color w:val="000000" w:themeColor="text1"/>
          <w:sz w:val="21"/>
          <w:szCs w:val="21"/>
          <w:u w:color="000000" w:themeColor="text1"/>
        </w:rPr>
      </w:pPr>
    </w:p>
    <w:p w14:paraId="64DCC617" w14:textId="77777777" w:rsidR="00045A2D" w:rsidRPr="0045144B" w:rsidRDefault="00045A2D" w:rsidP="0045144B">
      <w:pPr>
        <w:suppressAutoHyphens/>
        <w:spacing w:before="0"/>
        <w:jc w:val="both"/>
        <w:rPr>
          <w:rFonts w:asciiTheme="minorHAnsi" w:hAnsiTheme="minorHAnsi" w:cstheme="minorHAnsi"/>
          <w:color w:val="000000" w:themeColor="text1"/>
          <w:sz w:val="21"/>
          <w:szCs w:val="21"/>
          <w:u w:val="single" w:color="000000" w:themeColor="text1"/>
        </w:rPr>
      </w:pPr>
      <w:r w:rsidRPr="0045144B">
        <w:rPr>
          <w:rFonts w:asciiTheme="minorHAnsi" w:hAnsiTheme="minorHAnsi" w:cstheme="minorHAnsi"/>
          <w:color w:val="000000" w:themeColor="text1"/>
          <w:sz w:val="21"/>
          <w:szCs w:val="21"/>
          <w:u w:val="single" w:color="000000" w:themeColor="text1"/>
        </w:rPr>
        <w:t>No Rights as a Result of Access</w:t>
      </w:r>
    </w:p>
    <w:p w14:paraId="04A85120" w14:textId="77777777" w:rsidR="00045A2D" w:rsidRPr="0045144B" w:rsidRDefault="00045A2D" w:rsidP="0045144B">
      <w:pPr>
        <w:pStyle w:val="BodyText3"/>
        <w:suppressAutoHyphens/>
        <w:spacing w:before="0" w:after="0"/>
        <w:jc w:val="both"/>
        <w:rPr>
          <w:rFonts w:asciiTheme="minorHAnsi" w:hAnsiTheme="minorHAnsi" w:cstheme="minorHAnsi"/>
          <w:color w:val="000000" w:themeColor="text1"/>
          <w:sz w:val="21"/>
          <w:szCs w:val="21"/>
          <w:u w:color="000000" w:themeColor="text1"/>
        </w:rPr>
      </w:pPr>
    </w:p>
    <w:p w14:paraId="483CFA43" w14:textId="77777777" w:rsidR="00045A2D" w:rsidRPr="0045144B" w:rsidRDefault="00045A2D" w:rsidP="0045144B">
      <w:pPr>
        <w:pStyle w:val="BodyText3"/>
        <w:suppressAutoHyphens/>
        <w:spacing w:before="0" w:after="0"/>
        <w:jc w:val="both"/>
        <w:rPr>
          <w:rFonts w:asciiTheme="minorHAnsi" w:hAnsiTheme="minorHAnsi" w:cstheme="minorHAnsi"/>
          <w:color w:val="000000" w:themeColor="text1"/>
          <w:sz w:val="21"/>
          <w:szCs w:val="21"/>
          <w:u w:color="000000" w:themeColor="text1"/>
        </w:rPr>
      </w:pPr>
      <w:r w:rsidRPr="0045144B">
        <w:rPr>
          <w:rFonts w:asciiTheme="minorHAnsi" w:hAnsiTheme="minorHAnsi" w:cstheme="minorHAnsi"/>
          <w:color w:val="000000" w:themeColor="text1"/>
          <w:sz w:val="21"/>
          <w:szCs w:val="21"/>
          <w:u w:color="000000" w:themeColor="text1"/>
        </w:rPr>
        <w:t xml:space="preserve">Recipient acknowledges and agrees that Recipient does not acquire any rights because of access to the Information and the Communications, and HCVT does not assume any duties or obligations because of such access to the Information or the Communications. </w:t>
      </w:r>
      <w:r w:rsidRPr="0045144B">
        <w:rPr>
          <w:rFonts w:asciiTheme="minorHAnsi" w:hAnsiTheme="minorHAnsi" w:cstheme="minorHAnsi"/>
          <w:noProof/>
          <w:color w:val="000000" w:themeColor="text1"/>
          <w:sz w:val="21"/>
          <w:szCs w:val="21"/>
          <w:u w:color="000000" w:themeColor="text1"/>
        </w:rPr>
        <w:t xml:space="preserve">Recipient agrees that HCVT is not, by means of permitting Client to provide Recipient with a copy of the Information or by means of the Communications, rendering </w:t>
      </w:r>
      <w:r w:rsidRPr="0045144B">
        <w:rPr>
          <w:rFonts w:asciiTheme="minorHAnsi" w:hAnsiTheme="minorHAnsi" w:cstheme="minorHAnsi"/>
          <w:noProof/>
          <w:color w:val="000000" w:themeColor="text1"/>
          <w:sz w:val="21"/>
          <w:szCs w:val="21"/>
          <w:u w:color="000000" w:themeColor="text1"/>
        </w:rPr>
        <w:lastRenderedPageBreak/>
        <w:t>accounting, financial, investment, legal, tax, or other professional advice or services to, or acting as a fiduciary, agent or in any other capacity with respect to Recipient.</w:t>
      </w:r>
      <w:r w:rsidRPr="0045144B">
        <w:rPr>
          <w:rFonts w:asciiTheme="minorHAnsi" w:hAnsiTheme="minorHAnsi" w:cstheme="minorHAnsi"/>
          <w:color w:val="000000" w:themeColor="text1"/>
          <w:sz w:val="21"/>
          <w:szCs w:val="21"/>
          <w:u w:color="000000" w:themeColor="text1"/>
        </w:rPr>
        <w:t xml:space="preserve"> The Information and the Communications are not a substitute for such professional advice or services, nor should they be used as a basis for any decision or action that may affect Recipient or its business.</w:t>
      </w:r>
    </w:p>
    <w:p w14:paraId="6659BAAC" w14:textId="77777777" w:rsidR="00045A2D" w:rsidRPr="0045144B" w:rsidRDefault="00045A2D" w:rsidP="0045144B">
      <w:pPr>
        <w:pStyle w:val="BodyText3"/>
        <w:suppressAutoHyphens/>
        <w:spacing w:before="0" w:after="0"/>
        <w:jc w:val="both"/>
        <w:rPr>
          <w:rFonts w:asciiTheme="minorHAnsi" w:hAnsiTheme="minorHAnsi" w:cstheme="minorHAnsi"/>
          <w:color w:val="000000" w:themeColor="text1"/>
          <w:sz w:val="21"/>
          <w:szCs w:val="21"/>
          <w:u w:color="000000" w:themeColor="text1"/>
        </w:rPr>
      </w:pPr>
    </w:p>
    <w:p w14:paraId="1B5B4CA0" w14:textId="184DDBF6" w:rsidR="00045A2D" w:rsidRPr="0045144B" w:rsidRDefault="00D6106B" w:rsidP="0045144B">
      <w:pPr>
        <w:pStyle w:val="BodyText3"/>
        <w:suppressAutoHyphens/>
        <w:spacing w:before="0" w:after="0"/>
        <w:jc w:val="both"/>
        <w:rPr>
          <w:rFonts w:asciiTheme="minorHAnsi" w:hAnsiTheme="minorHAnsi" w:cstheme="minorHAnsi"/>
          <w:color w:val="000000" w:themeColor="text1"/>
          <w:sz w:val="21"/>
          <w:szCs w:val="21"/>
          <w:u w:color="000000" w:themeColor="text1"/>
          <w:lang w:eastAsia="zh-CN"/>
        </w:rPr>
      </w:pPr>
      <w:r w:rsidRPr="0045144B">
        <w:rPr>
          <w:rFonts w:asciiTheme="minorHAnsi" w:hAnsiTheme="minorHAnsi" w:cstheme="minorHAnsi"/>
          <w:color w:val="000000" w:themeColor="text1"/>
          <w:sz w:val="21"/>
          <w:szCs w:val="21"/>
          <w:u w:color="000000" w:themeColor="text1"/>
        </w:rPr>
        <w:t>Recipient agrees that, except to the extent required by a regulatory authority asserting jurisdiction over the business or financial affairs of Recipient or its affiliates, the Information and the Communications will not be used by, or circulated, quoted, disclosed or distributed to, nor will reference to HCVT in connection with the Proposed Transaction or any related transaction, the Information, or the Communications be made to, anyone (including, without limitation, any syndicate lender) who is not (1)</w:t>
      </w:r>
      <w:ins w:id="26" w:author="Chujun Yang" w:date="2026-02-24T19:26:00Z" w16du:dateUtc="2026-02-25T00:26:00Z">
        <w:r w:rsidR="00A46FAD">
          <w:rPr>
            <w:rFonts w:asciiTheme="minorHAnsi" w:hAnsiTheme="minorHAnsi" w:cstheme="minorHAnsi" w:hint="eastAsia"/>
            <w:color w:val="000000" w:themeColor="text1"/>
            <w:sz w:val="21"/>
            <w:szCs w:val="21"/>
            <w:u w:color="000000" w:themeColor="text1"/>
            <w:lang w:eastAsia="zh-CN"/>
          </w:rPr>
          <w:t xml:space="preserve"> </w:t>
        </w:r>
        <w:del w:id="27" w:author="Steve Squillario" w:date="2026-02-25T11:07:00Z" w16du:dateUtc="2026-02-25T19:07:00Z">
          <w:r w:rsidR="00A46FAD" w:rsidDel="00013A4B">
            <w:rPr>
              <w:rFonts w:asciiTheme="minorHAnsi" w:hAnsiTheme="minorHAnsi" w:cstheme="minorHAnsi" w:hint="eastAsia"/>
              <w:color w:val="000000" w:themeColor="text1"/>
              <w:sz w:val="21"/>
              <w:szCs w:val="21"/>
              <w:u w:color="000000" w:themeColor="text1"/>
              <w:lang w:eastAsia="zh-CN"/>
            </w:rPr>
            <w:delText>Recipient</w:delText>
          </w:r>
          <w:r w:rsidR="00A46FAD" w:rsidDel="00013A4B">
            <w:rPr>
              <w:rFonts w:asciiTheme="minorHAnsi" w:hAnsiTheme="minorHAnsi" w:cstheme="minorHAnsi"/>
              <w:color w:val="000000" w:themeColor="text1"/>
              <w:sz w:val="21"/>
              <w:szCs w:val="21"/>
              <w:u w:color="000000" w:themeColor="text1"/>
              <w:lang w:eastAsia="zh-CN"/>
            </w:rPr>
            <w:delText>’</w:delText>
          </w:r>
          <w:r w:rsidR="00A46FAD" w:rsidDel="00013A4B">
            <w:rPr>
              <w:rFonts w:asciiTheme="minorHAnsi" w:hAnsiTheme="minorHAnsi" w:cstheme="minorHAnsi" w:hint="eastAsia"/>
              <w:color w:val="000000" w:themeColor="text1"/>
              <w:sz w:val="21"/>
              <w:szCs w:val="21"/>
              <w:u w:color="000000" w:themeColor="text1"/>
              <w:lang w:eastAsia="zh-CN"/>
            </w:rPr>
            <w:delText xml:space="preserve">s affiliates, </w:delText>
          </w:r>
        </w:del>
      </w:ins>
      <w:ins w:id="28" w:author="Chujun Yang" w:date="2026-02-24T19:27:00Z" w16du:dateUtc="2026-02-25T00:27:00Z">
        <w:del w:id="29" w:author="Steve Squillario" w:date="2026-02-25T11:07:00Z" w16du:dateUtc="2026-02-25T19:07:00Z">
          <w:r w:rsidR="00A46FAD" w:rsidDel="00013A4B">
            <w:rPr>
              <w:rFonts w:asciiTheme="minorHAnsi" w:hAnsiTheme="minorHAnsi" w:cstheme="minorHAnsi" w:hint="eastAsia"/>
              <w:color w:val="000000" w:themeColor="text1"/>
              <w:sz w:val="21"/>
              <w:szCs w:val="21"/>
              <w:u w:color="000000" w:themeColor="text1"/>
              <w:lang w:eastAsia="zh-CN"/>
            </w:rPr>
            <w:delText>managed funds, limited partyers and its and their respective</w:delText>
          </w:r>
        </w:del>
      </w:ins>
      <w:del w:id="30" w:author="Steve Squillario" w:date="2026-02-25T11:07:00Z" w16du:dateUtc="2026-02-25T19:07:00Z">
        <w:r w:rsidRPr="0045144B" w:rsidDel="00013A4B">
          <w:rPr>
            <w:rFonts w:asciiTheme="minorHAnsi" w:hAnsiTheme="minorHAnsi" w:cstheme="minorHAnsi"/>
            <w:color w:val="000000" w:themeColor="text1"/>
            <w:sz w:val="21"/>
            <w:szCs w:val="21"/>
            <w:u w:color="000000" w:themeColor="text1"/>
          </w:rPr>
          <w:delText xml:space="preserve"> </w:delText>
        </w:r>
      </w:del>
      <w:del w:id="31" w:author="Chujun Yang" w:date="2026-02-24T19:27:00Z" w16du:dateUtc="2026-02-25T00:27:00Z">
        <w:r w:rsidRPr="0045144B" w:rsidDel="00A46FAD">
          <w:rPr>
            <w:rFonts w:asciiTheme="minorHAnsi" w:hAnsiTheme="minorHAnsi" w:cstheme="minorHAnsi"/>
            <w:color w:val="000000" w:themeColor="text1"/>
            <w:sz w:val="21"/>
            <w:szCs w:val="21"/>
            <w:u w:color="000000" w:themeColor="text1"/>
          </w:rPr>
          <w:delText xml:space="preserve">a </w:delText>
        </w:r>
      </w:del>
      <w:ins w:id="32" w:author="Steve Squillario" w:date="2026-02-25T11:05:00Z" w16du:dateUtc="2026-02-25T19:05:00Z">
        <w:r w:rsidR="004C4106">
          <w:rPr>
            <w:rFonts w:asciiTheme="minorHAnsi" w:hAnsiTheme="minorHAnsi" w:cstheme="minorHAnsi"/>
            <w:color w:val="000000" w:themeColor="text1"/>
            <w:sz w:val="21"/>
            <w:szCs w:val="21"/>
            <w:u w:color="000000" w:themeColor="text1"/>
          </w:rPr>
          <w:t xml:space="preserve">a </w:t>
        </w:r>
      </w:ins>
      <w:r w:rsidRPr="0045144B">
        <w:rPr>
          <w:rFonts w:asciiTheme="minorHAnsi" w:hAnsiTheme="minorHAnsi" w:cstheme="minorHAnsi"/>
          <w:color w:val="000000" w:themeColor="text1"/>
          <w:sz w:val="21"/>
          <w:szCs w:val="21"/>
          <w:u w:color="000000" w:themeColor="text1"/>
        </w:rPr>
        <w:t>director, officer</w:t>
      </w:r>
      <w:ins w:id="33" w:author="Chujun Yang" w:date="2026-02-24T19:26:00Z" w16du:dateUtc="2026-02-25T00:26:00Z">
        <w:r w:rsidR="008D787B">
          <w:rPr>
            <w:rFonts w:asciiTheme="minorHAnsi" w:hAnsiTheme="minorHAnsi" w:cstheme="minorHAnsi" w:hint="eastAsia"/>
            <w:color w:val="000000" w:themeColor="text1"/>
            <w:sz w:val="21"/>
            <w:szCs w:val="21"/>
            <w:u w:color="000000" w:themeColor="text1"/>
            <w:lang w:eastAsia="zh-CN"/>
          </w:rPr>
          <w:t>, partner</w:t>
        </w:r>
        <w:del w:id="34" w:author="Steve Squillario" w:date="2026-02-25T11:05:00Z" w16du:dateUtc="2026-02-25T19:05:00Z">
          <w:r w:rsidR="008D787B" w:rsidDel="004C4106">
            <w:rPr>
              <w:rFonts w:asciiTheme="minorHAnsi" w:hAnsiTheme="minorHAnsi" w:cstheme="minorHAnsi" w:hint="eastAsia"/>
              <w:color w:val="000000" w:themeColor="text1"/>
              <w:sz w:val="21"/>
              <w:szCs w:val="21"/>
              <w:u w:color="000000" w:themeColor="text1"/>
              <w:lang w:eastAsia="zh-CN"/>
            </w:rPr>
            <w:delText>s</w:delText>
          </w:r>
        </w:del>
        <w:r w:rsidR="008D787B">
          <w:rPr>
            <w:rFonts w:asciiTheme="minorHAnsi" w:hAnsiTheme="minorHAnsi" w:cstheme="minorHAnsi" w:hint="eastAsia"/>
            <w:color w:val="000000" w:themeColor="text1"/>
            <w:sz w:val="21"/>
            <w:szCs w:val="21"/>
            <w:u w:color="000000" w:themeColor="text1"/>
            <w:lang w:eastAsia="zh-CN"/>
          </w:rPr>
          <w:t>,</w:t>
        </w:r>
      </w:ins>
      <w:r w:rsidRPr="0045144B">
        <w:rPr>
          <w:rFonts w:asciiTheme="minorHAnsi" w:hAnsiTheme="minorHAnsi" w:cstheme="minorHAnsi"/>
          <w:color w:val="000000" w:themeColor="text1"/>
          <w:sz w:val="21"/>
          <w:szCs w:val="21"/>
          <w:u w:color="000000" w:themeColor="text1"/>
        </w:rPr>
        <w:t xml:space="preserve"> or employee</w:t>
      </w:r>
      <w:ins w:id="35" w:author="Steve Squillario" w:date="2026-02-25T11:05:00Z" w16du:dateUtc="2026-02-25T19:05:00Z">
        <w:r w:rsidR="004C4106">
          <w:rPr>
            <w:rFonts w:asciiTheme="minorHAnsi" w:hAnsiTheme="minorHAnsi" w:cstheme="minorHAnsi"/>
            <w:color w:val="000000" w:themeColor="text1"/>
            <w:sz w:val="21"/>
            <w:szCs w:val="21"/>
            <w:u w:color="000000" w:themeColor="text1"/>
          </w:rPr>
          <w:t xml:space="preserve"> of Recipient or of Recipient’s affiliate</w:t>
        </w:r>
      </w:ins>
      <w:ins w:id="36" w:author="Steve Squillario" w:date="2026-02-25T11:06:00Z" w16du:dateUtc="2026-02-25T19:06:00Z">
        <w:r w:rsidR="004C4106">
          <w:rPr>
            <w:rFonts w:asciiTheme="minorHAnsi" w:hAnsiTheme="minorHAnsi" w:cstheme="minorHAnsi"/>
            <w:color w:val="000000" w:themeColor="text1"/>
            <w:sz w:val="21"/>
            <w:szCs w:val="21"/>
            <w:u w:color="000000" w:themeColor="text1"/>
          </w:rPr>
          <w:t>s</w:t>
        </w:r>
      </w:ins>
      <w:del w:id="37" w:author="Chujun Yang" w:date="2026-02-24T19:27:00Z" w16du:dateUtc="2026-02-25T00:27:00Z">
        <w:r w:rsidRPr="0045144B" w:rsidDel="00A46FAD">
          <w:rPr>
            <w:rFonts w:asciiTheme="minorHAnsi" w:hAnsiTheme="minorHAnsi" w:cstheme="minorHAnsi"/>
            <w:color w:val="000000" w:themeColor="text1"/>
            <w:sz w:val="21"/>
            <w:szCs w:val="21"/>
            <w:u w:color="000000" w:themeColor="text1"/>
          </w:rPr>
          <w:delText xml:space="preserve"> of Recipient or of Recipient's affiliates'</w:delText>
        </w:r>
      </w:del>
      <w:del w:id="38" w:author="Chujun Yang" w:date="2026-02-24T19:25:00Z" w16du:dateUtc="2026-02-25T00:25:00Z">
        <w:r w:rsidRPr="0045144B" w:rsidDel="008D787B">
          <w:rPr>
            <w:rFonts w:asciiTheme="minorHAnsi" w:hAnsiTheme="minorHAnsi" w:cstheme="minorHAnsi"/>
            <w:color w:val="000000" w:themeColor="text1"/>
            <w:sz w:val="21"/>
            <w:szCs w:val="21"/>
            <w:u w:color="000000" w:themeColor="text1"/>
          </w:rPr>
          <w:delText xml:space="preserve"> legal process</w:delText>
        </w:r>
      </w:del>
      <w:r w:rsidRPr="0045144B">
        <w:rPr>
          <w:rFonts w:asciiTheme="minorHAnsi" w:hAnsiTheme="minorHAnsi" w:cstheme="minorHAnsi"/>
          <w:color w:val="000000" w:themeColor="text1"/>
          <w:sz w:val="21"/>
          <w:szCs w:val="21"/>
          <w:u w:color="000000" w:themeColor="text1"/>
        </w:rPr>
        <w:t xml:space="preserve">, </w:t>
      </w:r>
      <w:ins w:id="39" w:author="Steve Squillario" w:date="2026-02-25T11:19:00Z" w16du:dateUtc="2026-02-25T19:19:00Z">
        <w:r w:rsidR="00874FCE">
          <w:rPr>
            <w:rFonts w:asciiTheme="minorHAnsi" w:hAnsiTheme="minorHAnsi" w:cstheme="minorHAnsi"/>
            <w:color w:val="000000" w:themeColor="text1"/>
            <w:sz w:val="21"/>
            <w:szCs w:val="21"/>
            <w:u w:color="000000" w:themeColor="text1"/>
          </w:rPr>
          <w:t xml:space="preserve">using </w:t>
        </w:r>
      </w:ins>
      <w:del w:id="40" w:author="Chujun Yang" w:date="2026-02-24T19:27:00Z" w16du:dateUtc="2026-02-25T00:27:00Z">
        <w:r w:rsidRPr="0045144B" w:rsidDel="00A46FAD">
          <w:rPr>
            <w:rFonts w:asciiTheme="minorHAnsi" w:hAnsiTheme="minorHAnsi" w:cstheme="minorHAnsi"/>
            <w:color w:val="000000" w:themeColor="text1"/>
            <w:sz w:val="21"/>
            <w:szCs w:val="21"/>
            <w:u w:color="000000" w:themeColor="text1"/>
          </w:rPr>
          <w:delText xml:space="preserve">using </w:delText>
        </w:r>
      </w:del>
      <w:ins w:id="41" w:author="Chujun Yang" w:date="2026-02-24T19:27:00Z" w16du:dateUtc="2026-02-25T00:27:00Z">
        <w:del w:id="42" w:author="Steve Squillario" w:date="2026-02-25T11:19:00Z" w16du:dateUtc="2026-02-25T19:19:00Z">
          <w:r w:rsidR="00A46FAD" w:rsidDel="00874FCE">
            <w:rPr>
              <w:rFonts w:asciiTheme="minorHAnsi" w:hAnsiTheme="minorHAnsi" w:cstheme="minorHAnsi" w:hint="eastAsia"/>
              <w:color w:val="000000" w:themeColor="text1"/>
              <w:sz w:val="21"/>
              <w:szCs w:val="21"/>
              <w:u w:color="000000" w:themeColor="text1"/>
              <w:lang w:eastAsia="zh-CN"/>
            </w:rPr>
            <w:delText>who shall only</w:delText>
          </w:r>
          <w:r w:rsidR="00A46FAD" w:rsidRPr="0045144B" w:rsidDel="00874FCE">
            <w:rPr>
              <w:rFonts w:asciiTheme="minorHAnsi" w:hAnsiTheme="minorHAnsi" w:cstheme="minorHAnsi"/>
              <w:color w:val="000000" w:themeColor="text1"/>
              <w:sz w:val="21"/>
              <w:szCs w:val="21"/>
              <w:u w:color="000000" w:themeColor="text1"/>
            </w:rPr>
            <w:delText xml:space="preserve"> </w:delText>
          </w:r>
        </w:del>
      </w:ins>
      <w:r w:rsidRPr="0045144B">
        <w:rPr>
          <w:rFonts w:asciiTheme="minorHAnsi" w:hAnsiTheme="minorHAnsi" w:cstheme="minorHAnsi"/>
          <w:color w:val="000000" w:themeColor="text1"/>
          <w:sz w:val="21"/>
          <w:szCs w:val="21"/>
          <w:u w:color="000000" w:themeColor="text1"/>
        </w:rPr>
        <w:t xml:space="preserve">the Information and the Communications for informational purposes solely in their capacity as such, or (2) </w:t>
      </w:r>
      <w:ins w:id="43" w:author="Chujun Yang" w:date="2026-02-24T19:27:00Z" w16du:dateUtc="2026-02-25T00:27:00Z">
        <w:del w:id="44" w:author="Steve Squillario" w:date="2026-02-25T11:08:00Z" w16du:dateUtc="2026-02-25T19:08:00Z">
          <w:r w:rsidR="00A46FAD" w:rsidDel="00013A4B">
            <w:rPr>
              <w:rFonts w:asciiTheme="minorHAnsi" w:hAnsiTheme="minorHAnsi" w:cstheme="minorHAnsi" w:hint="eastAsia"/>
              <w:color w:val="000000" w:themeColor="text1"/>
              <w:sz w:val="21"/>
              <w:szCs w:val="21"/>
              <w:u w:color="000000" w:themeColor="text1"/>
              <w:lang w:eastAsia="zh-CN"/>
            </w:rPr>
            <w:delText>Recipient</w:delText>
          </w:r>
          <w:r w:rsidR="00A46FAD" w:rsidDel="00013A4B">
            <w:rPr>
              <w:rFonts w:asciiTheme="minorHAnsi" w:hAnsiTheme="minorHAnsi" w:cstheme="minorHAnsi"/>
              <w:color w:val="000000" w:themeColor="text1"/>
              <w:sz w:val="21"/>
              <w:szCs w:val="21"/>
              <w:u w:color="000000" w:themeColor="text1"/>
              <w:lang w:eastAsia="zh-CN"/>
            </w:rPr>
            <w:delText>’</w:delText>
          </w:r>
          <w:r w:rsidR="00A46FAD" w:rsidDel="00013A4B">
            <w:rPr>
              <w:rFonts w:asciiTheme="minorHAnsi" w:hAnsiTheme="minorHAnsi" w:cstheme="minorHAnsi" w:hint="eastAsia"/>
              <w:color w:val="000000" w:themeColor="text1"/>
              <w:sz w:val="21"/>
              <w:szCs w:val="21"/>
              <w:u w:color="000000" w:themeColor="text1"/>
              <w:lang w:eastAsia="zh-CN"/>
            </w:rPr>
            <w:delText>s affiliates, managed funds, limited partyers and its and their respective</w:delText>
          </w:r>
        </w:del>
      </w:ins>
      <w:del w:id="45" w:author="Chujun Yang" w:date="2026-02-24T19:27:00Z" w16du:dateUtc="2026-02-25T00:27:00Z">
        <w:r w:rsidRPr="0045144B" w:rsidDel="00A46FAD">
          <w:rPr>
            <w:rFonts w:asciiTheme="minorHAnsi" w:hAnsiTheme="minorHAnsi" w:cstheme="minorHAnsi"/>
            <w:color w:val="000000" w:themeColor="text1"/>
            <w:sz w:val="21"/>
            <w:szCs w:val="21"/>
            <w:u w:color="000000" w:themeColor="text1"/>
          </w:rPr>
          <w:delText>an</w:delText>
        </w:r>
      </w:del>
      <w:r w:rsidRPr="0045144B">
        <w:rPr>
          <w:rFonts w:asciiTheme="minorHAnsi" w:hAnsiTheme="minorHAnsi" w:cstheme="minorHAnsi"/>
          <w:color w:val="000000" w:themeColor="text1"/>
          <w:sz w:val="21"/>
          <w:szCs w:val="21"/>
          <w:u w:color="000000" w:themeColor="text1"/>
        </w:rPr>
        <w:t xml:space="preserve"> </w:t>
      </w:r>
      <w:ins w:id="46" w:author="Steve Squillario" w:date="2026-02-25T11:08:00Z" w16du:dateUtc="2026-02-25T19:08:00Z">
        <w:r w:rsidR="00013A4B">
          <w:rPr>
            <w:rFonts w:asciiTheme="minorHAnsi" w:hAnsiTheme="minorHAnsi" w:cstheme="minorHAnsi"/>
            <w:color w:val="000000" w:themeColor="text1"/>
            <w:sz w:val="21"/>
            <w:szCs w:val="21"/>
            <w:u w:color="000000" w:themeColor="text1"/>
          </w:rPr>
          <w:t xml:space="preserve">an </w:t>
        </w:r>
      </w:ins>
      <w:r w:rsidRPr="0045144B">
        <w:rPr>
          <w:rFonts w:asciiTheme="minorHAnsi" w:hAnsiTheme="minorHAnsi" w:cstheme="minorHAnsi"/>
          <w:color w:val="000000" w:themeColor="text1"/>
          <w:sz w:val="21"/>
          <w:szCs w:val="21"/>
          <w:u w:color="000000" w:themeColor="text1"/>
        </w:rPr>
        <w:t>accounting, financial, or legal adviser</w:t>
      </w:r>
      <w:ins w:id="47" w:author="Steve Squillario" w:date="2026-02-25T11:11:00Z" w16du:dateUtc="2026-02-25T19:11:00Z">
        <w:r w:rsidR="00013A4B">
          <w:rPr>
            <w:rFonts w:asciiTheme="minorHAnsi" w:hAnsiTheme="minorHAnsi" w:cstheme="minorHAnsi"/>
            <w:color w:val="000000" w:themeColor="text1"/>
            <w:sz w:val="21"/>
            <w:szCs w:val="21"/>
            <w:u w:color="000000" w:themeColor="text1"/>
            <w:lang w:eastAsia="zh-CN"/>
          </w:rPr>
          <w:t xml:space="preserve"> or</w:t>
        </w:r>
      </w:ins>
      <w:ins w:id="48" w:author="Chujun Yang" w:date="2026-02-24T19:28:00Z" w16du:dateUtc="2026-02-25T00:28:00Z">
        <w:del w:id="49" w:author="Steve Squillario" w:date="2026-02-25T11:11:00Z" w16du:dateUtc="2026-02-25T19:11:00Z">
          <w:r w:rsidR="00C77A55" w:rsidDel="00013A4B">
            <w:rPr>
              <w:rFonts w:asciiTheme="minorHAnsi" w:hAnsiTheme="minorHAnsi" w:cstheme="minorHAnsi" w:hint="eastAsia"/>
              <w:color w:val="000000" w:themeColor="text1"/>
              <w:sz w:val="21"/>
              <w:szCs w:val="21"/>
              <w:u w:color="000000" w:themeColor="text1"/>
              <w:lang w:eastAsia="zh-CN"/>
            </w:rPr>
            <w:delText>,</w:delText>
          </w:r>
        </w:del>
        <w:r w:rsidR="00C77A55">
          <w:rPr>
            <w:rFonts w:asciiTheme="minorHAnsi" w:hAnsiTheme="minorHAnsi" w:cstheme="minorHAnsi" w:hint="eastAsia"/>
            <w:color w:val="000000" w:themeColor="text1"/>
            <w:sz w:val="21"/>
            <w:szCs w:val="21"/>
            <w:u w:color="000000" w:themeColor="text1"/>
            <w:lang w:eastAsia="zh-CN"/>
          </w:rPr>
          <w:t xml:space="preserve"> consultant</w:t>
        </w:r>
        <w:del w:id="50" w:author="Steve Squillario" w:date="2026-02-25T11:11:00Z" w16du:dateUtc="2026-02-25T19:11:00Z">
          <w:r w:rsidR="00C77A55" w:rsidDel="00013A4B">
            <w:rPr>
              <w:rFonts w:asciiTheme="minorHAnsi" w:hAnsiTheme="minorHAnsi" w:cstheme="minorHAnsi" w:hint="eastAsia"/>
              <w:color w:val="000000" w:themeColor="text1"/>
              <w:sz w:val="21"/>
              <w:szCs w:val="21"/>
              <w:u w:color="000000" w:themeColor="text1"/>
              <w:lang w:eastAsia="zh-CN"/>
            </w:rPr>
            <w:delText>s, financial sources</w:delText>
          </w:r>
        </w:del>
      </w:ins>
      <w:r w:rsidRPr="0045144B">
        <w:rPr>
          <w:rFonts w:asciiTheme="minorHAnsi" w:hAnsiTheme="minorHAnsi" w:cstheme="minorHAnsi"/>
          <w:color w:val="000000" w:themeColor="text1"/>
          <w:sz w:val="21"/>
          <w:szCs w:val="21"/>
          <w:u w:color="000000" w:themeColor="text1"/>
        </w:rPr>
        <w:t xml:space="preserve"> </w:t>
      </w:r>
      <w:ins w:id="51" w:author="Steve Squillario" w:date="2026-02-25T11:08:00Z" w16du:dateUtc="2026-02-25T19:08:00Z">
        <w:r w:rsidR="00013A4B">
          <w:rPr>
            <w:rFonts w:asciiTheme="minorHAnsi" w:hAnsiTheme="minorHAnsi" w:cstheme="minorHAnsi"/>
            <w:color w:val="000000" w:themeColor="text1"/>
            <w:sz w:val="21"/>
            <w:szCs w:val="21"/>
            <w:u w:color="000000" w:themeColor="text1"/>
          </w:rPr>
          <w:t>of Recipient or of Recipient’s affiliates</w:t>
        </w:r>
        <w:r w:rsidR="00013A4B" w:rsidRPr="0045144B" w:rsidDel="00A46FAD">
          <w:rPr>
            <w:rFonts w:asciiTheme="minorHAnsi" w:hAnsiTheme="minorHAnsi" w:cstheme="minorHAnsi"/>
            <w:color w:val="000000" w:themeColor="text1"/>
            <w:sz w:val="21"/>
            <w:szCs w:val="21"/>
            <w:u w:color="000000" w:themeColor="text1"/>
          </w:rPr>
          <w:t xml:space="preserve"> </w:t>
        </w:r>
      </w:ins>
      <w:del w:id="52" w:author="Chujun Yang" w:date="2026-02-24T19:28:00Z" w16du:dateUtc="2026-02-25T00:28:00Z">
        <w:r w:rsidRPr="0045144B" w:rsidDel="00A46FAD">
          <w:rPr>
            <w:rFonts w:asciiTheme="minorHAnsi" w:hAnsiTheme="minorHAnsi" w:cstheme="minorHAnsi"/>
            <w:color w:val="000000" w:themeColor="text1"/>
            <w:sz w:val="21"/>
            <w:szCs w:val="21"/>
            <w:u w:color="000000" w:themeColor="text1"/>
          </w:rPr>
          <w:delText xml:space="preserve">of Recipient or its affiliates </w:delText>
        </w:r>
      </w:del>
      <w:r w:rsidRPr="0045144B">
        <w:rPr>
          <w:rFonts w:asciiTheme="minorHAnsi" w:hAnsiTheme="minorHAnsi" w:cstheme="minorHAnsi"/>
          <w:color w:val="000000" w:themeColor="text1"/>
          <w:sz w:val="21"/>
          <w:szCs w:val="21"/>
          <w:u w:color="000000" w:themeColor="text1"/>
        </w:rPr>
        <w:t xml:space="preserve">acting strictly in </w:t>
      </w:r>
      <w:ins w:id="53" w:author="Chujun Yang" w:date="2026-02-24T19:28:00Z" w16du:dateUtc="2026-02-25T00:28:00Z">
        <w:r w:rsidR="00C77A55">
          <w:rPr>
            <w:rFonts w:asciiTheme="minorHAnsi" w:hAnsiTheme="minorHAnsi" w:cstheme="minorHAnsi" w:hint="eastAsia"/>
            <w:color w:val="000000" w:themeColor="text1"/>
            <w:sz w:val="21"/>
            <w:szCs w:val="21"/>
            <w:u w:color="000000" w:themeColor="text1"/>
            <w:lang w:eastAsia="zh-CN"/>
          </w:rPr>
          <w:t xml:space="preserve">their professional </w:t>
        </w:r>
      </w:ins>
      <w:del w:id="54" w:author="Chujun Yang" w:date="2026-02-24T19:28:00Z" w16du:dateUtc="2026-02-25T00:28:00Z">
        <w:r w:rsidRPr="0045144B" w:rsidDel="00C77A55">
          <w:rPr>
            <w:rFonts w:asciiTheme="minorHAnsi" w:hAnsiTheme="minorHAnsi" w:cstheme="minorHAnsi"/>
            <w:color w:val="000000" w:themeColor="text1"/>
            <w:sz w:val="21"/>
            <w:szCs w:val="21"/>
            <w:u w:color="000000" w:themeColor="text1"/>
          </w:rPr>
          <w:delText>an advisory</w:delText>
        </w:r>
      </w:del>
      <w:del w:id="55" w:author="Steve Squillario" w:date="2026-02-25T11:10:00Z" w16du:dateUtc="2026-02-25T19:10:00Z">
        <w:r w:rsidRPr="0045144B" w:rsidDel="00013A4B">
          <w:rPr>
            <w:rFonts w:asciiTheme="minorHAnsi" w:hAnsiTheme="minorHAnsi" w:cstheme="minorHAnsi"/>
            <w:color w:val="000000" w:themeColor="text1"/>
            <w:sz w:val="21"/>
            <w:szCs w:val="21"/>
            <w:u w:color="000000" w:themeColor="text1"/>
          </w:rPr>
          <w:delText xml:space="preserve"> </w:delText>
        </w:r>
      </w:del>
      <w:r w:rsidRPr="0045144B">
        <w:rPr>
          <w:rFonts w:asciiTheme="minorHAnsi" w:hAnsiTheme="minorHAnsi" w:cstheme="minorHAnsi"/>
          <w:color w:val="000000" w:themeColor="text1"/>
          <w:sz w:val="21"/>
          <w:szCs w:val="21"/>
          <w:u w:color="000000" w:themeColor="text1"/>
        </w:rPr>
        <w:t xml:space="preserve">capacity to Recipient or </w:t>
      </w:r>
      <w:proofErr w:type="spellStart"/>
      <w:r w:rsidRPr="0045144B">
        <w:rPr>
          <w:rFonts w:asciiTheme="minorHAnsi" w:hAnsiTheme="minorHAnsi" w:cstheme="minorHAnsi"/>
          <w:color w:val="000000" w:themeColor="text1"/>
          <w:sz w:val="21"/>
          <w:szCs w:val="21"/>
          <w:u w:color="000000" w:themeColor="text1"/>
        </w:rPr>
        <w:t>its</w:t>
      </w:r>
      <w:proofErr w:type="spellEnd"/>
      <w:r w:rsidRPr="0045144B">
        <w:rPr>
          <w:rFonts w:asciiTheme="minorHAnsi" w:hAnsiTheme="minorHAnsi" w:cstheme="minorHAnsi"/>
          <w:color w:val="000000" w:themeColor="text1"/>
          <w:sz w:val="21"/>
          <w:szCs w:val="21"/>
          <w:u w:color="000000" w:themeColor="text1"/>
        </w:rPr>
        <w:t xml:space="preserve"> affiliates, using the Information and the Communications for informational purposes solely in </w:t>
      </w:r>
      <w:del w:id="56" w:author="Steve Squillario" w:date="2026-02-25T11:14:00Z" w16du:dateUtc="2026-02-25T19:14:00Z">
        <w:r w:rsidRPr="0045144B" w:rsidDel="00590821">
          <w:rPr>
            <w:rFonts w:asciiTheme="minorHAnsi" w:hAnsiTheme="minorHAnsi" w:cstheme="minorHAnsi"/>
            <w:color w:val="000000" w:themeColor="text1"/>
            <w:sz w:val="21"/>
            <w:szCs w:val="21"/>
            <w:u w:color="000000" w:themeColor="text1"/>
          </w:rPr>
          <w:delText xml:space="preserve">its </w:delText>
        </w:r>
      </w:del>
      <w:ins w:id="57" w:author="Steve Squillario" w:date="2026-02-25T11:14:00Z" w16du:dateUtc="2026-02-25T19:14:00Z">
        <w:r w:rsidR="00590821">
          <w:rPr>
            <w:rFonts w:asciiTheme="minorHAnsi" w:hAnsiTheme="minorHAnsi" w:cstheme="minorHAnsi"/>
            <w:color w:val="000000" w:themeColor="text1"/>
            <w:sz w:val="21"/>
            <w:szCs w:val="21"/>
            <w:u w:color="000000" w:themeColor="text1"/>
          </w:rPr>
          <w:t>their</w:t>
        </w:r>
        <w:r w:rsidR="00590821" w:rsidRPr="0045144B">
          <w:rPr>
            <w:rFonts w:asciiTheme="minorHAnsi" w:hAnsiTheme="minorHAnsi" w:cstheme="minorHAnsi"/>
            <w:color w:val="000000" w:themeColor="text1"/>
            <w:sz w:val="21"/>
            <w:szCs w:val="21"/>
            <w:u w:color="000000" w:themeColor="text1"/>
          </w:rPr>
          <w:t xml:space="preserve"> </w:t>
        </w:r>
      </w:ins>
      <w:r w:rsidRPr="0045144B">
        <w:rPr>
          <w:rFonts w:asciiTheme="minorHAnsi" w:hAnsiTheme="minorHAnsi" w:cstheme="minorHAnsi"/>
          <w:color w:val="000000" w:themeColor="text1"/>
          <w:sz w:val="21"/>
          <w:szCs w:val="21"/>
          <w:u w:color="000000" w:themeColor="text1"/>
        </w:rPr>
        <w:t xml:space="preserve">capacity as such, provided that Recipient or its affiliates shall ensure that such </w:t>
      </w:r>
      <w:del w:id="58" w:author="Steve Squillario" w:date="2026-02-25T11:10:00Z" w16du:dateUtc="2026-02-25T19:10:00Z">
        <w:r w:rsidRPr="0045144B" w:rsidDel="00013A4B">
          <w:rPr>
            <w:rFonts w:asciiTheme="minorHAnsi" w:hAnsiTheme="minorHAnsi" w:cstheme="minorHAnsi"/>
            <w:color w:val="000000" w:themeColor="text1"/>
            <w:sz w:val="21"/>
            <w:szCs w:val="21"/>
            <w:u w:color="000000" w:themeColor="text1"/>
          </w:rPr>
          <w:delText xml:space="preserve">legal </w:delText>
        </w:r>
      </w:del>
      <w:r w:rsidRPr="0045144B">
        <w:rPr>
          <w:rFonts w:asciiTheme="minorHAnsi" w:hAnsiTheme="minorHAnsi" w:cstheme="minorHAnsi"/>
          <w:color w:val="000000" w:themeColor="text1"/>
          <w:sz w:val="21"/>
          <w:szCs w:val="21"/>
          <w:u w:color="000000" w:themeColor="text1"/>
        </w:rPr>
        <w:t>adviser</w:t>
      </w:r>
      <w:ins w:id="59" w:author="Steve Squillario" w:date="2026-02-25T11:10:00Z" w16du:dateUtc="2026-02-25T19:10:00Z">
        <w:r w:rsidR="00013A4B">
          <w:rPr>
            <w:rFonts w:asciiTheme="minorHAnsi" w:hAnsiTheme="minorHAnsi" w:cstheme="minorHAnsi"/>
            <w:color w:val="000000" w:themeColor="text1"/>
            <w:sz w:val="21"/>
            <w:szCs w:val="21"/>
            <w:u w:color="000000" w:themeColor="text1"/>
          </w:rPr>
          <w:t xml:space="preserve"> or consultant</w:t>
        </w:r>
      </w:ins>
      <w:r w:rsidRPr="0045144B">
        <w:rPr>
          <w:rFonts w:asciiTheme="minorHAnsi" w:hAnsiTheme="minorHAnsi" w:cstheme="minorHAnsi"/>
          <w:color w:val="000000" w:themeColor="text1"/>
          <w:sz w:val="21"/>
          <w:szCs w:val="21"/>
          <w:u w:color="000000" w:themeColor="text1"/>
        </w:rPr>
        <w:t xml:space="preserve"> does not </w:t>
      </w:r>
      <w:r w:rsidRPr="0045144B">
        <w:rPr>
          <w:rFonts w:asciiTheme="minorHAnsi" w:hAnsiTheme="minorHAnsi" w:cstheme="minorHAnsi"/>
          <w:color w:val="000000" w:themeColor="text1"/>
          <w:sz w:val="21"/>
          <w:szCs w:val="21"/>
          <w:u w:color="000000" w:themeColor="text1"/>
          <w:lang w:val="en-GB"/>
        </w:rPr>
        <w:t>further circulate, quote, disclose or distribute any of the Information or the Communications, or refer to any of the Information or the Communications</w:t>
      </w:r>
      <w:r w:rsidRPr="0045144B">
        <w:rPr>
          <w:rFonts w:asciiTheme="minorHAnsi" w:hAnsiTheme="minorHAnsi" w:cstheme="minorHAnsi"/>
          <w:color w:val="000000" w:themeColor="text1"/>
          <w:sz w:val="21"/>
          <w:szCs w:val="21"/>
          <w:u w:color="000000" w:themeColor="text1"/>
        </w:rPr>
        <w:t xml:space="preserve">. </w:t>
      </w:r>
      <w:ins w:id="60" w:author="Steve Squillario" w:date="2026-02-25T11:01:00Z" w16du:dateUtc="2026-02-25T19:01:00Z">
        <w:r w:rsidR="009A4A57" w:rsidRPr="0045144B">
          <w:rPr>
            <w:rFonts w:asciiTheme="minorHAnsi" w:hAnsiTheme="minorHAnsi" w:cstheme="minorHAnsi"/>
            <w:color w:val="000000" w:themeColor="text1"/>
            <w:sz w:val="21"/>
            <w:szCs w:val="21"/>
            <w:u w:color="000000" w:themeColor="text1"/>
          </w:rPr>
          <w:t>In no event will Recipient or its affiliates be permitted access to the Information or the Communications for use, whether on its own behalf or as an agent, in connection with any borrowing, securities or instrument other than indebtedness or equity provided by Recipient to fund the Proposed Transaction.</w:t>
        </w:r>
        <w:r w:rsidR="009A4A57">
          <w:rPr>
            <w:rFonts w:asciiTheme="minorHAnsi" w:hAnsiTheme="minorHAnsi" w:cstheme="minorHAnsi"/>
            <w:color w:val="000000" w:themeColor="text1"/>
            <w:sz w:val="21"/>
            <w:szCs w:val="21"/>
            <w:u w:color="000000" w:themeColor="text1"/>
          </w:rPr>
          <w:t xml:space="preserve"> </w:t>
        </w:r>
      </w:ins>
      <w:del w:id="61" w:author="Chujun Yang" w:date="2026-02-24T19:30:00Z" w16du:dateUtc="2026-02-25T00:30:00Z">
        <w:r w:rsidRPr="0045144B" w:rsidDel="002B02B8">
          <w:rPr>
            <w:rFonts w:asciiTheme="minorHAnsi" w:hAnsiTheme="minorHAnsi" w:cstheme="minorHAnsi"/>
            <w:color w:val="000000" w:themeColor="text1"/>
            <w:sz w:val="21"/>
            <w:szCs w:val="21"/>
            <w:u w:color="000000" w:themeColor="text1"/>
          </w:rPr>
          <w:delText>In no event, will Recipient or its affiliates be permitted access to the Information or the Communications for use, whether on its own behalf or as an agent, in connection with any borrowing, securities or instrument other than indebtedness or equity provided by Recipient to fund the Proposed Transaction.</w:delText>
        </w:r>
      </w:del>
      <w:ins w:id="62" w:author="Chujun Yang" w:date="2026-02-24T19:28:00Z" w16du:dateUtc="2026-02-25T00:28:00Z">
        <w:r w:rsidR="00C77A55">
          <w:rPr>
            <w:rFonts w:asciiTheme="minorHAnsi" w:hAnsiTheme="minorHAnsi" w:cstheme="minorHAnsi" w:hint="eastAsia"/>
            <w:color w:val="000000" w:themeColor="text1"/>
            <w:sz w:val="21"/>
            <w:szCs w:val="21"/>
            <w:u w:color="000000" w:themeColor="text1"/>
            <w:lang w:eastAsia="zh-CN"/>
          </w:rPr>
          <w:t>For the av</w:t>
        </w:r>
      </w:ins>
      <w:ins w:id="63" w:author="Chujun Yang" w:date="2026-02-24T19:29:00Z" w16du:dateUtc="2026-02-25T00:29:00Z">
        <w:r w:rsidR="00C77A55">
          <w:rPr>
            <w:rFonts w:asciiTheme="minorHAnsi" w:hAnsiTheme="minorHAnsi" w:cstheme="minorHAnsi" w:hint="eastAsia"/>
            <w:color w:val="000000" w:themeColor="text1"/>
            <w:sz w:val="21"/>
            <w:szCs w:val="21"/>
            <w:u w:color="000000" w:themeColor="text1"/>
            <w:lang w:eastAsia="zh-CN"/>
          </w:rPr>
          <w:t>oidance of doubt, reference to Recipient</w:t>
        </w:r>
        <w:r w:rsidR="00C77A55">
          <w:rPr>
            <w:rFonts w:asciiTheme="minorHAnsi" w:hAnsiTheme="minorHAnsi" w:cstheme="minorHAnsi"/>
            <w:color w:val="000000" w:themeColor="text1"/>
            <w:sz w:val="21"/>
            <w:szCs w:val="21"/>
            <w:u w:color="000000" w:themeColor="text1"/>
            <w:lang w:eastAsia="zh-CN"/>
          </w:rPr>
          <w:t>’</w:t>
        </w:r>
        <w:r w:rsidR="00C77A55">
          <w:rPr>
            <w:rFonts w:asciiTheme="minorHAnsi" w:hAnsiTheme="minorHAnsi" w:cstheme="minorHAnsi" w:hint="eastAsia"/>
            <w:color w:val="000000" w:themeColor="text1"/>
            <w:sz w:val="21"/>
            <w:szCs w:val="21"/>
            <w:u w:color="000000" w:themeColor="text1"/>
            <w:lang w:eastAsia="zh-CN"/>
          </w:rPr>
          <w:t>s affiliates only include</w:t>
        </w:r>
      </w:ins>
      <w:ins w:id="64" w:author="Steve Squillario" w:date="2026-02-25T11:15:00Z" w16du:dateUtc="2026-02-25T19:15:00Z">
        <w:r w:rsidR="00590821">
          <w:rPr>
            <w:rFonts w:asciiTheme="minorHAnsi" w:hAnsiTheme="minorHAnsi" w:cstheme="minorHAnsi"/>
            <w:color w:val="000000" w:themeColor="text1"/>
            <w:sz w:val="21"/>
            <w:szCs w:val="21"/>
            <w:u w:color="000000" w:themeColor="text1"/>
            <w:lang w:eastAsia="zh-CN"/>
          </w:rPr>
          <w:t>s</w:t>
        </w:r>
      </w:ins>
      <w:ins w:id="65" w:author="Chujun Yang" w:date="2026-02-24T19:29:00Z" w16du:dateUtc="2026-02-25T00:29:00Z">
        <w:r w:rsidR="00C77A55">
          <w:rPr>
            <w:rFonts w:asciiTheme="minorHAnsi" w:hAnsiTheme="minorHAnsi" w:cstheme="minorHAnsi" w:hint="eastAsia"/>
            <w:color w:val="000000" w:themeColor="text1"/>
            <w:sz w:val="21"/>
            <w:szCs w:val="21"/>
            <w:u w:color="000000" w:themeColor="text1"/>
            <w:lang w:eastAsia="zh-CN"/>
          </w:rPr>
          <w:t xml:space="preserve"> such affiliates who receive the Information </w:t>
        </w:r>
      </w:ins>
      <w:ins w:id="66" w:author="Steve Squillario" w:date="2026-02-25T11:15:00Z" w16du:dateUtc="2026-02-25T19:15:00Z">
        <w:r w:rsidR="00590821">
          <w:rPr>
            <w:rFonts w:asciiTheme="minorHAnsi" w:hAnsiTheme="minorHAnsi" w:cstheme="minorHAnsi"/>
            <w:color w:val="000000" w:themeColor="text1"/>
            <w:sz w:val="21"/>
            <w:szCs w:val="21"/>
            <w:u w:color="000000" w:themeColor="text1"/>
            <w:lang w:eastAsia="zh-CN"/>
          </w:rPr>
          <w:t xml:space="preserve">and/or the Communications </w:t>
        </w:r>
      </w:ins>
      <w:ins w:id="67" w:author="Chujun Yang" w:date="2026-02-24T19:29:00Z" w16du:dateUtc="2026-02-25T00:29:00Z">
        <w:r w:rsidR="00C77A55">
          <w:rPr>
            <w:rFonts w:asciiTheme="minorHAnsi" w:hAnsiTheme="minorHAnsi" w:cstheme="minorHAnsi" w:hint="eastAsia"/>
            <w:color w:val="000000" w:themeColor="text1"/>
            <w:sz w:val="21"/>
            <w:szCs w:val="21"/>
            <w:u w:color="000000" w:themeColor="text1"/>
            <w:lang w:eastAsia="zh-CN"/>
          </w:rPr>
          <w:t>from Recipient</w:t>
        </w:r>
        <w:del w:id="68" w:author="Steve Squillario" w:date="2026-02-25T11:09:00Z" w16du:dateUtc="2026-02-25T19:09:00Z">
          <w:r w:rsidR="00C77A55" w:rsidDel="00013A4B">
            <w:rPr>
              <w:rFonts w:asciiTheme="minorHAnsi" w:hAnsiTheme="minorHAnsi" w:cstheme="minorHAnsi" w:hint="eastAsia"/>
              <w:color w:val="000000" w:themeColor="text1"/>
              <w:sz w:val="21"/>
              <w:szCs w:val="21"/>
              <w:u w:color="000000" w:themeColor="text1"/>
              <w:lang w:eastAsia="zh-CN"/>
            </w:rPr>
            <w:delText xml:space="preserve"> or at its direction</w:delText>
          </w:r>
        </w:del>
        <w:r w:rsidR="00C77A55">
          <w:rPr>
            <w:rFonts w:asciiTheme="minorHAnsi" w:hAnsiTheme="minorHAnsi" w:cstheme="minorHAnsi" w:hint="eastAsia"/>
            <w:color w:val="000000" w:themeColor="text1"/>
            <w:sz w:val="21"/>
            <w:szCs w:val="21"/>
            <w:u w:color="000000" w:themeColor="text1"/>
            <w:lang w:eastAsia="zh-CN"/>
          </w:rPr>
          <w:t xml:space="preserve">. </w:t>
        </w:r>
      </w:ins>
    </w:p>
    <w:p w14:paraId="18975E6F" w14:textId="77777777" w:rsidR="00045A2D" w:rsidRPr="0045144B" w:rsidRDefault="00045A2D" w:rsidP="0045144B">
      <w:pPr>
        <w:suppressAutoHyphens/>
        <w:spacing w:before="0"/>
        <w:jc w:val="both"/>
        <w:rPr>
          <w:rFonts w:asciiTheme="minorHAnsi" w:hAnsiTheme="minorHAnsi" w:cstheme="minorHAnsi"/>
          <w:color w:val="000000" w:themeColor="text1"/>
          <w:sz w:val="21"/>
          <w:szCs w:val="21"/>
          <w:u w:color="000000" w:themeColor="text1"/>
        </w:rPr>
      </w:pPr>
    </w:p>
    <w:p w14:paraId="020E86AB" w14:textId="77777777" w:rsidR="00045A2D" w:rsidRPr="0045144B" w:rsidRDefault="00045A2D" w:rsidP="0045144B">
      <w:pPr>
        <w:suppressAutoHyphens/>
        <w:spacing w:before="0"/>
        <w:jc w:val="both"/>
        <w:rPr>
          <w:rFonts w:asciiTheme="minorHAnsi" w:hAnsiTheme="minorHAnsi" w:cstheme="minorHAnsi"/>
          <w:color w:val="000000" w:themeColor="text1"/>
          <w:sz w:val="21"/>
          <w:szCs w:val="21"/>
          <w:u w:val="single" w:color="000000" w:themeColor="text1"/>
        </w:rPr>
      </w:pPr>
      <w:r w:rsidRPr="0045144B">
        <w:rPr>
          <w:rFonts w:asciiTheme="minorHAnsi" w:hAnsiTheme="minorHAnsi" w:cstheme="minorHAnsi"/>
          <w:color w:val="000000" w:themeColor="text1"/>
          <w:sz w:val="21"/>
          <w:szCs w:val="21"/>
          <w:u w:val="single" w:color="000000" w:themeColor="text1"/>
        </w:rPr>
        <w:t>Release and Indemnification</w:t>
      </w:r>
    </w:p>
    <w:p w14:paraId="02510665" w14:textId="77777777" w:rsidR="00045A2D" w:rsidRPr="0045144B" w:rsidRDefault="00045A2D" w:rsidP="0045144B">
      <w:pPr>
        <w:pStyle w:val="BodyText3"/>
        <w:suppressAutoHyphens/>
        <w:spacing w:before="0" w:after="0"/>
        <w:jc w:val="both"/>
        <w:rPr>
          <w:rFonts w:asciiTheme="minorHAnsi" w:hAnsiTheme="minorHAnsi" w:cstheme="minorHAnsi"/>
          <w:color w:val="000000" w:themeColor="text1"/>
          <w:sz w:val="21"/>
          <w:szCs w:val="21"/>
          <w:u w:color="000000" w:themeColor="text1"/>
        </w:rPr>
      </w:pPr>
    </w:p>
    <w:p w14:paraId="796F13FA" w14:textId="306E1818" w:rsidR="00045A2D" w:rsidRPr="0045144B" w:rsidRDefault="00EE29A8" w:rsidP="0045144B">
      <w:pPr>
        <w:pStyle w:val="BodyText3"/>
        <w:suppressAutoHyphens/>
        <w:spacing w:before="0" w:after="0"/>
        <w:jc w:val="both"/>
        <w:rPr>
          <w:rFonts w:asciiTheme="minorHAnsi" w:hAnsiTheme="minorHAnsi" w:cstheme="minorHAnsi"/>
          <w:color w:val="000000" w:themeColor="text1"/>
          <w:sz w:val="21"/>
          <w:szCs w:val="21"/>
          <w:u w:color="000000" w:themeColor="text1"/>
        </w:rPr>
      </w:pPr>
      <w:ins w:id="69" w:author="Chujun Yang" w:date="2026-02-24T19:23:00Z" w16du:dateUtc="2026-02-25T00:23:00Z">
        <w:del w:id="70" w:author="Steve Squillario" w:date="2026-02-25T11:00:00Z" w16du:dateUtc="2026-02-25T19:00:00Z">
          <w:r w:rsidDel="009A4A57">
            <w:rPr>
              <w:rFonts w:asciiTheme="minorHAnsi" w:hAnsiTheme="minorHAnsi" w:cstheme="minorHAnsi" w:hint="eastAsia"/>
              <w:noProof/>
              <w:color w:val="000000" w:themeColor="text1"/>
              <w:sz w:val="21"/>
              <w:szCs w:val="21"/>
              <w:u w:color="000000" w:themeColor="text1"/>
              <w:lang w:eastAsia="zh-CN"/>
            </w:rPr>
            <w:delText xml:space="preserve">Absent fraud and willful misconduct, </w:delText>
          </w:r>
        </w:del>
      </w:ins>
      <w:r w:rsidR="00045A2D" w:rsidRPr="0045144B">
        <w:rPr>
          <w:rFonts w:asciiTheme="minorHAnsi" w:hAnsiTheme="minorHAnsi" w:cstheme="minorHAnsi"/>
          <w:noProof/>
          <w:color w:val="000000" w:themeColor="text1"/>
          <w:sz w:val="21"/>
          <w:szCs w:val="21"/>
          <w:u w:color="000000" w:themeColor="text1"/>
        </w:rPr>
        <w:t>Recipient</w:t>
      </w:r>
      <w:ins w:id="71" w:author="Chujun Yang" w:date="2026-02-24T19:22:00Z" w16du:dateUtc="2026-02-25T00:22:00Z">
        <w:r>
          <w:rPr>
            <w:rFonts w:asciiTheme="minorHAnsi" w:hAnsiTheme="minorHAnsi" w:cstheme="minorHAnsi" w:hint="eastAsia"/>
            <w:noProof/>
            <w:color w:val="000000" w:themeColor="text1"/>
            <w:sz w:val="21"/>
            <w:szCs w:val="21"/>
            <w:u w:color="000000" w:themeColor="text1"/>
            <w:lang w:eastAsia="zh-CN"/>
          </w:rPr>
          <w:t xml:space="preserve"> </w:t>
        </w:r>
      </w:ins>
      <w:ins w:id="72" w:author="Steve Squillario" w:date="2026-02-25T11:00:00Z" w16du:dateUtc="2026-02-25T19:00:00Z">
        <w:r w:rsidR="009A4A57">
          <w:rPr>
            <w:rFonts w:asciiTheme="minorHAnsi" w:hAnsiTheme="minorHAnsi" w:cstheme="minorHAnsi"/>
            <w:noProof/>
            <w:color w:val="000000" w:themeColor="text1"/>
            <w:sz w:val="21"/>
            <w:szCs w:val="21"/>
            <w:u w:color="000000" w:themeColor="text1"/>
            <w:lang w:eastAsia="zh-CN"/>
          </w:rPr>
          <w:t xml:space="preserve">(1) </w:t>
        </w:r>
      </w:ins>
      <w:del w:id="73" w:author="Chujun Yang" w:date="2026-02-24T19:22:00Z" w16du:dateUtc="2026-02-25T00:22:00Z">
        <w:r w:rsidR="00045A2D" w:rsidRPr="0045144B" w:rsidDel="00EE29A8">
          <w:rPr>
            <w:rFonts w:asciiTheme="minorHAnsi" w:hAnsiTheme="minorHAnsi" w:cstheme="minorHAnsi"/>
            <w:noProof/>
            <w:color w:val="000000" w:themeColor="text1"/>
            <w:sz w:val="21"/>
            <w:szCs w:val="21"/>
            <w:u w:color="000000" w:themeColor="text1"/>
          </w:rPr>
          <w:delText xml:space="preserve"> (1) </w:delText>
        </w:r>
      </w:del>
      <w:r w:rsidR="00045A2D" w:rsidRPr="0045144B">
        <w:rPr>
          <w:rFonts w:asciiTheme="minorHAnsi" w:hAnsiTheme="minorHAnsi" w:cstheme="minorHAnsi"/>
          <w:noProof/>
          <w:color w:val="000000" w:themeColor="text1"/>
          <w:sz w:val="21"/>
          <w:szCs w:val="21"/>
          <w:u w:color="000000" w:themeColor="text1"/>
        </w:rPr>
        <w:t xml:space="preserve">releases HCVT and its personnel from all claims, liabilities, and expenses relating to or arising out of any transaction relating to the Proposed Transaction involving Recipient, on the one hand, and Client or its respective affiliates, on the other hand, the services provided by HCVT on behalf of Client in connection with any such transaction, the Services, the Information, the Communications, or the access to or use of the Information or the Communications by Recipient or any other person or entity authorized hereunder and any assertion of reliance in relation thereto, (2) </w:t>
      </w:r>
      <w:ins w:id="74" w:author="Steve Squillario" w:date="2026-02-25T11:01:00Z" w16du:dateUtc="2026-02-25T19:01:00Z">
        <w:r w:rsidR="009A4A57" w:rsidRPr="0045144B">
          <w:rPr>
            <w:rFonts w:asciiTheme="minorHAnsi" w:hAnsiTheme="minorHAnsi" w:cstheme="minorHAnsi"/>
            <w:noProof/>
            <w:color w:val="000000" w:themeColor="text1"/>
            <w:sz w:val="21"/>
            <w:szCs w:val="21"/>
            <w:u w:color="000000" w:themeColor="text1"/>
          </w:rPr>
          <w:t>indemnifies and agrees to hold harmless HCVT and its personnel from all claims, liabilities, and expenses relating to a breach or any assertion of reliance by Recipient or any of its personnel of any provision of this letter, including, without limitation, the restrictions on use and distribution of the Information and the Communications provided, however, that HCVT agrees (a) such indemnification shall not be available for any such claim or expense resulting from HCVT's gross negligence or willful misconduct, and (b) Recipient will not have any liability for any special, consequential, incidental or exemplary damages or loss (nor any lost profits, savings or business opportunity), (3)</w:t>
        </w:r>
        <w:r w:rsidR="009A4A57">
          <w:rPr>
            <w:rFonts w:asciiTheme="minorHAnsi" w:hAnsiTheme="minorHAnsi" w:cstheme="minorHAnsi"/>
            <w:noProof/>
            <w:color w:val="000000" w:themeColor="text1"/>
            <w:sz w:val="21"/>
            <w:szCs w:val="21"/>
            <w:u w:color="000000" w:themeColor="text1"/>
          </w:rPr>
          <w:t xml:space="preserve"> </w:t>
        </w:r>
      </w:ins>
      <w:del w:id="75" w:author="Chujun Yang" w:date="2026-02-24T19:22:00Z" w16du:dateUtc="2026-02-25T00:22:00Z">
        <w:r w:rsidR="00045A2D" w:rsidRPr="0045144B" w:rsidDel="00EE29A8">
          <w:rPr>
            <w:rFonts w:asciiTheme="minorHAnsi" w:hAnsiTheme="minorHAnsi" w:cstheme="minorHAnsi"/>
            <w:noProof/>
            <w:color w:val="000000" w:themeColor="text1"/>
            <w:sz w:val="21"/>
            <w:szCs w:val="21"/>
            <w:u w:color="000000" w:themeColor="text1"/>
          </w:rPr>
          <w:delText xml:space="preserve">indemnifies and agrees to hold harmless HCVT and its personnel from all claims, liabilities, and expenses relating to a breach or any assertion of reliance by Recipient or any of its personnel of any provision of this letter, including, without limitation, the restrictions on use and distribution of the Information and the Communications provided, however, that HCVT agrees (a) such indemnification shall not be available for any such claim or expense resulting from HCVT's gross negligence or willful misconduct, and (b) Recipient will not have any liability for any special, consequential, incidental or exemplary damages or loss (nor any lost profits, savings or business opportunity), (3) </w:delText>
        </w:r>
      </w:del>
      <w:r w:rsidR="00045A2D" w:rsidRPr="0045144B">
        <w:rPr>
          <w:rFonts w:asciiTheme="minorHAnsi" w:hAnsiTheme="minorHAnsi" w:cstheme="minorHAnsi"/>
          <w:noProof/>
          <w:color w:val="000000" w:themeColor="text1"/>
          <w:sz w:val="21"/>
          <w:szCs w:val="21"/>
          <w:u w:color="000000" w:themeColor="text1"/>
        </w:rPr>
        <w:t xml:space="preserve">covenants not to sue, assert or seek to impose any liability on </w:t>
      </w:r>
      <w:r w:rsidR="00045A2D" w:rsidRPr="0045144B">
        <w:rPr>
          <w:rFonts w:asciiTheme="minorHAnsi" w:hAnsiTheme="minorHAnsi" w:cstheme="minorHAnsi"/>
          <w:noProof/>
          <w:color w:val="000000" w:themeColor="text1"/>
          <w:sz w:val="21"/>
          <w:szCs w:val="21"/>
          <w:u w:color="000000" w:themeColor="text1"/>
        </w:rPr>
        <w:lastRenderedPageBreak/>
        <w:t>HCVT or its personnel concerning any claim, cause of action or other matter released or for which indemnification or a covenant to hold harmless is provided herein, and (</w:t>
      </w:r>
      <w:ins w:id="76" w:author="Chujun Yang" w:date="2026-02-24T19:22:00Z" w16du:dateUtc="2026-02-25T00:22:00Z">
        <w:del w:id="77" w:author="Steve Squillario" w:date="2026-02-25T11:17:00Z" w16du:dateUtc="2026-02-25T19:17:00Z">
          <w:r w:rsidDel="00001B80">
            <w:rPr>
              <w:rFonts w:asciiTheme="minorHAnsi" w:hAnsiTheme="minorHAnsi" w:cstheme="minorHAnsi" w:hint="eastAsia"/>
              <w:noProof/>
              <w:color w:val="000000" w:themeColor="text1"/>
              <w:sz w:val="21"/>
              <w:szCs w:val="21"/>
              <w:u w:color="000000" w:themeColor="text1"/>
              <w:lang w:eastAsia="zh-CN"/>
            </w:rPr>
            <w:delText>3</w:delText>
          </w:r>
        </w:del>
      </w:ins>
      <w:del w:id="78" w:author="Chujun Yang" w:date="2026-02-24T19:22:00Z" w16du:dateUtc="2026-02-25T00:22:00Z">
        <w:r w:rsidR="00045A2D" w:rsidRPr="0045144B" w:rsidDel="00EE29A8">
          <w:rPr>
            <w:rFonts w:asciiTheme="minorHAnsi" w:hAnsiTheme="minorHAnsi" w:cstheme="minorHAnsi"/>
            <w:noProof/>
            <w:color w:val="000000" w:themeColor="text1"/>
            <w:sz w:val="21"/>
            <w:szCs w:val="21"/>
            <w:u w:color="000000" w:themeColor="text1"/>
          </w:rPr>
          <w:delText>4</w:delText>
        </w:r>
      </w:del>
      <w:ins w:id="79" w:author="Steve Squillario" w:date="2026-02-25T11:17:00Z" w16du:dateUtc="2026-02-25T19:17:00Z">
        <w:r w:rsidR="00001B80">
          <w:rPr>
            <w:rFonts w:asciiTheme="minorHAnsi" w:hAnsiTheme="minorHAnsi" w:cstheme="minorHAnsi"/>
            <w:noProof/>
            <w:color w:val="000000" w:themeColor="text1"/>
            <w:sz w:val="21"/>
            <w:szCs w:val="21"/>
            <w:u w:color="000000" w:themeColor="text1"/>
          </w:rPr>
          <w:t>4</w:t>
        </w:r>
      </w:ins>
      <w:r w:rsidR="00045A2D" w:rsidRPr="0045144B">
        <w:rPr>
          <w:rFonts w:asciiTheme="minorHAnsi" w:hAnsiTheme="minorHAnsi" w:cstheme="minorHAnsi"/>
          <w:noProof/>
          <w:color w:val="000000" w:themeColor="text1"/>
          <w:sz w:val="21"/>
          <w:szCs w:val="21"/>
          <w:u w:color="000000" w:themeColor="text1"/>
        </w:rPr>
        <w:t>) covenants not to assert reliance in any circumstance or manner upon the Information or the Communications.</w:t>
      </w:r>
    </w:p>
    <w:p w14:paraId="355E5301" w14:textId="77777777" w:rsidR="00045A2D" w:rsidRPr="0045144B" w:rsidRDefault="00045A2D" w:rsidP="0045144B">
      <w:pPr>
        <w:pStyle w:val="BodyText3"/>
        <w:suppressAutoHyphens/>
        <w:spacing w:before="0" w:after="0"/>
        <w:jc w:val="both"/>
        <w:rPr>
          <w:rFonts w:asciiTheme="minorHAnsi" w:hAnsiTheme="minorHAnsi" w:cstheme="minorHAnsi"/>
          <w:color w:val="000000" w:themeColor="text1"/>
          <w:sz w:val="21"/>
          <w:szCs w:val="21"/>
          <w:u w:color="000000" w:themeColor="text1"/>
        </w:rPr>
      </w:pPr>
    </w:p>
    <w:p w14:paraId="466C2BA3" w14:textId="6264D87A" w:rsidR="009C2894" w:rsidRDefault="00045A2D" w:rsidP="009C2894">
      <w:pPr>
        <w:pStyle w:val="BodyText3"/>
        <w:suppressAutoHyphens/>
        <w:spacing w:before="0" w:after="0"/>
        <w:jc w:val="both"/>
        <w:rPr>
          <w:rFonts w:asciiTheme="minorHAnsi" w:hAnsiTheme="minorHAnsi" w:cstheme="minorHAnsi"/>
          <w:noProof/>
          <w:color w:val="000000" w:themeColor="text1"/>
          <w:sz w:val="21"/>
          <w:szCs w:val="21"/>
          <w:u w:color="000000" w:themeColor="text1"/>
        </w:rPr>
      </w:pPr>
      <w:r w:rsidRPr="0045144B">
        <w:rPr>
          <w:rFonts w:asciiTheme="minorHAnsi" w:hAnsiTheme="minorHAnsi" w:cstheme="minorHAnsi"/>
          <w:noProof/>
          <w:color w:val="000000" w:themeColor="text1"/>
          <w:sz w:val="21"/>
          <w:szCs w:val="21"/>
          <w:u w:color="000000" w:themeColor="text1"/>
        </w:rPr>
        <w:t>The release</w:t>
      </w:r>
      <w:del w:id="80" w:author="Chujun Yang" w:date="2026-02-24T19:22:00Z" w16du:dateUtc="2026-02-25T00:22:00Z">
        <w:r w:rsidRPr="0045144B" w:rsidDel="00EE29A8">
          <w:rPr>
            <w:rFonts w:asciiTheme="minorHAnsi" w:hAnsiTheme="minorHAnsi" w:cstheme="minorHAnsi"/>
            <w:noProof/>
            <w:color w:val="000000" w:themeColor="text1"/>
            <w:sz w:val="21"/>
            <w:szCs w:val="21"/>
            <w:u w:color="000000" w:themeColor="text1"/>
          </w:rPr>
          <w:delText>, indemnification</w:delText>
        </w:r>
      </w:del>
      <w:ins w:id="81" w:author="Steve Squillario" w:date="2026-02-25T11:00:00Z" w16du:dateUtc="2026-02-25T19:00:00Z">
        <w:r w:rsidR="009A4A57">
          <w:rPr>
            <w:rFonts w:asciiTheme="minorHAnsi" w:hAnsiTheme="minorHAnsi" w:cstheme="minorHAnsi"/>
            <w:noProof/>
            <w:color w:val="000000" w:themeColor="text1"/>
            <w:sz w:val="21"/>
            <w:szCs w:val="21"/>
            <w:u w:color="000000" w:themeColor="text1"/>
          </w:rPr>
          <w:t xml:space="preserve"> indemnification</w:t>
        </w:r>
      </w:ins>
      <w:r w:rsidRPr="0045144B">
        <w:rPr>
          <w:rFonts w:asciiTheme="minorHAnsi" w:hAnsiTheme="minorHAnsi" w:cstheme="minorHAnsi"/>
          <w:noProof/>
          <w:color w:val="000000" w:themeColor="text1"/>
          <w:sz w:val="21"/>
          <w:szCs w:val="21"/>
          <w:u w:color="000000" w:themeColor="text1"/>
        </w:rPr>
        <w:t xml:space="preserve"> and covenant provisions of this letter will apply to the</w:t>
      </w:r>
      <w:ins w:id="82" w:author="Steve Squillario" w:date="2026-02-25T11:17:00Z" w16du:dateUtc="2026-02-25T19:17:00Z">
        <w:r w:rsidR="00001B80">
          <w:rPr>
            <w:rFonts w:asciiTheme="minorHAnsi" w:hAnsiTheme="minorHAnsi" w:cstheme="minorHAnsi"/>
            <w:noProof/>
            <w:color w:val="000000" w:themeColor="text1"/>
            <w:sz w:val="21"/>
            <w:szCs w:val="21"/>
            <w:u w:color="000000" w:themeColor="text1"/>
          </w:rPr>
          <w:t xml:space="preserve"> fullest</w:t>
        </w:r>
      </w:ins>
      <w:del w:id="83" w:author="Chujun Yang" w:date="2026-02-24T19:23:00Z" w16du:dateUtc="2026-02-25T00:23:00Z">
        <w:r w:rsidRPr="0045144B" w:rsidDel="00EE29A8">
          <w:rPr>
            <w:rFonts w:asciiTheme="minorHAnsi" w:hAnsiTheme="minorHAnsi" w:cstheme="minorHAnsi"/>
            <w:noProof/>
            <w:color w:val="000000" w:themeColor="text1"/>
            <w:sz w:val="21"/>
            <w:szCs w:val="21"/>
            <w:u w:color="000000" w:themeColor="text1"/>
          </w:rPr>
          <w:delText xml:space="preserve"> fullest</w:delText>
        </w:r>
      </w:del>
      <w:r w:rsidRPr="0045144B">
        <w:rPr>
          <w:rFonts w:asciiTheme="minorHAnsi" w:hAnsiTheme="minorHAnsi" w:cstheme="minorHAnsi"/>
          <w:noProof/>
          <w:color w:val="000000" w:themeColor="text1"/>
          <w:sz w:val="21"/>
          <w:szCs w:val="21"/>
          <w:u w:color="000000" w:themeColor="text1"/>
        </w:rPr>
        <w:t xml:space="preserve"> extent of the law, whether in contract, statute,</w:t>
      </w:r>
      <w:ins w:id="84" w:author="Steve Squillario" w:date="2026-02-25T11:00:00Z" w16du:dateUtc="2026-02-25T19:00:00Z">
        <w:r w:rsidR="009A4A57">
          <w:rPr>
            <w:rFonts w:asciiTheme="minorHAnsi" w:hAnsiTheme="minorHAnsi" w:cstheme="minorHAnsi"/>
            <w:noProof/>
            <w:color w:val="000000" w:themeColor="text1"/>
            <w:sz w:val="21"/>
            <w:szCs w:val="21"/>
            <w:u w:color="000000" w:themeColor="text1"/>
          </w:rPr>
          <w:t xml:space="preserve"> tort (such as negligence),</w:t>
        </w:r>
      </w:ins>
      <w:r w:rsidRPr="0045144B">
        <w:rPr>
          <w:rFonts w:asciiTheme="minorHAnsi" w:hAnsiTheme="minorHAnsi" w:cstheme="minorHAnsi"/>
          <w:noProof/>
          <w:color w:val="000000" w:themeColor="text1"/>
          <w:sz w:val="21"/>
          <w:szCs w:val="21"/>
          <w:u w:color="000000" w:themeColor="text1"/>
        </w:rPr>
        <w:t xml:space="preserve"> </w:t>
      </w:r>
      <w:del w:id="85" w:author="Chujun Yang" w:date="2026-02-24T19:23:00Z" w16du:dateUtc="2026-02-25T00:23:00Z">
        <w:r w:rsidRPr="0045144B" w:rsidDel="00EE29A8">
          <w:rPr>
            <w:rFonts w:asciiTheme="minorHAnsi" w:hAnsiTheme="minorHAnsi" w:cstheme="minorHAnsi"/>
            <w:noProof/>
            <w:color w:val="000000" w:themeColor="text1"/>
            <w:sz w:val="21"/>
            <w:szCs w:val="21"/>
            <w:u w:color="000000" w:themeColor="text1"/>
          </w:rPr>
          <w:delText xml:space="preserve">tort (such as negligence), </w:delText>
        </w:r>
      </w:del>
      <w:r w:rsidRPr="0045144B">
        <w:rPr>
          <w:rFonts w:asciiTheme="minorHAnsi" w:hAnsiTheme="minorHAnsi" w:cstheme="minorHAnsi"/>
          <w:noProof/>
          <w:color w:val="000000" w:themeColor="text1"/>
          <w:sz w:val="21"/>
          <w:szCs w:val="21"/>
          <w:u w:color="000000" w:themeColor="text1"/>
        </w:rPr>
        <w:t>or otherwise, and in no event will HCVT or its personnel be liable for consequential, special, indirect, incidental, punitive or exemplary loss, damage, or expense.</w:t>
      </w:r>
      <w:r w:rsidRPr="0045144B">
        <w:rPr>
          <w:rFonts w:asciiTheme="minorHAnsi" w:hAnsiTheme="minorHAnsi" w:cstheme="minorHAnsi"/>
          <w:color w:val="000000" w:themeColor="text1"/>
          <w:sz w:val="21"/>
          <w:szCs w:val="21"/>
          <w:u w:color="000000" w:themeColor="text1"/>
        </w:rPr>
        <w:t xml:space="preserve"> </w:t>
      </w:r>
      <w:r w:rsidRPr="0045144B">
        <w:rPr>
          <w:rFonts w:asciiTheme="minorHAnsi" w:hAnsiTheme="minorHAnsi" w:cstheme="minorHAnsi"/>
          <w:noProof/>
          <w:color w:val="000000" w:themeColor="text1"/>
          <w:sz w:val="21"/>
          <w:szCs w:val="21"/>
          <w:u w:color="000000" w:themeColor="text1"/>
        </w:rPr>
        <w:t>In circumstances where all or any portion of the provisions of this section of this letter are finally judicially determined to be unavailable, the aggregate liability of HCVT for any claims, liabilities, or expenses relating to any transaction relating to the Proposed Transaction, the services provided by HCVT on behalf of Client in connection with any such transaction, the Services, the Information, the Communications or the access to or use of the Information or the Communications by Recipient or any other person or entity authorized hereunder shall not exceed an amount which is proportional to the relative fault that the conduct of HCVT bears to all other conduct giving rise to such claims, liabilities, or expenses; provided, however, that in no event shall HCVT's aggregate liability exceed the fees paid to HCVT by Client under the Engagement Letter with respect to the Proposed Transaction.</w:t>
      </w:r>
      <w:r w:rsidRPr="0045144B">
        <w:rPr>
          <w:rFonts w:asciiTheme="minorHAnsi" w:hAnsiTheme="minorHAnsi" w:cstheme="minorHAnsi"/>
          <w:color w:val="000000" w:themeColor="text1"/>
          <w:sz w:val="21"/>
          <w:szCs w:val="21"/>
          <w:u w:color="000000" w:themeColor="text1"/>
        </w:rPr>
        <w:t xml:space="preserve"> </w:t>
      </w:r>
      <w:r w:rsidRPr="0045144B">
        <w:rPr>
          <w:rFonts w:asciiTheme="minorHAnsi" w:hAnsiTheme="minorHAnsi" w:cstheme="minorHAnsi"/>
          <w:noProof/>
          <w:color w:val="000000" w:themeColor="text1"/>
          <w:sz w:val="21"/>
          <w:szCs w:val="21"/>
          <w:u w:color="000000" w:themeColor="text1"/>
        </w:rPr>
        <w:t>The agreements and undertakings of Recipient contained in this letter, such as those pertaining to restrictions on the use and distribution of the Information and the Communications, release from liability</w:t>
      </w:r>
      <w:del w:id="86" w:author="Chujun Yang" w:date="2026-02-24T19:32:00Z" w16du:dateUtc="2026-02-25T00:32:00Z">
        <w:r w:rsidRPr="0045144B" w:rsidDel="00BA03F1">
          <w:rPr>
            <w:rFonts w:asciiTheme="minorHAnsi" w:hAnsiTheme="minorHAnsi" w:cstheme="minorHAnsi"/>
            <w:noProof/>
            <w:color w:val="000000" w:themeColor="text1"/>
            <w:sz w:val="21"/>
            <w:szCs w:val="21"/>
            <w:u w:color="000000" w:themeColor="text1"/>
          </w:rPr>
          <w:delText>, indemnification,</w:delText>
        </w:r>
      </w:del>
      <w:ins w:id="87" w:author="Steve Squillario" w:date="2026-02-25T11:00:00Z" w16du:dateUtc="2026-02-25T19:00:00Z">
        <w:r w:rsidR="009A4A57">
          <w:rPr>
            <w:rFonts w:asciiTheme="minorHAnsi" w:hAnsiTheme="minorHAnsi" w:cstheme="minorHAnsi"/>
            <w:noProof/>
            <w:color w:val="000000" w:themeColor="text1"/>
            <w:sz w:val="21"/>
            <w:szCs w:val="21"/>
            <w:u w:color="000000" w:themeColor="text1"/>
          </w:rPr>
          <w:t xml:space="preserve"> indemnification,</w:t>
        </w:r>
      </w:ins>
      <w:r w:rsidRPr="0045144B">
        <w:rPr>
          <w:rFonts w:asciiTheme="minorHAnsi" w:hAnsiTheme="minorHAnsi" w:cstheme="minorHAnsi"/>
          <w:noProof/>
          <w:color w:val="000000" w:themeColor="text1"/>
          <w:sz w:val="21"/>
          <w:szCs w:val="21"/>
          <w:u w:color="000000" w:themeColor="text1"/>
        </w:rPr>
        <w:t xml:space="preserve"> and covenants, will survive delivery of the Information and the Communications to Recipient and consummation of the Proposed Transaction and any transaction involving Recipient and </w:t>
      </w:r>
      <w:r w:rsidR="009C2894">
        <w:rPr>
          <w:rFonts w:asciiTheme="minorHAnsi" w:hAnsiTheme="minorHAnsi" w:cstheme="minorHAnsi"/>
          <w:noProof/>
          <w:color w:val="000000" w:themeColor="text1"/>
          <w:sz w:val="21"/>
          <w:szCs w:val="21"/>
          <w:u w:color="000000" w:themeColor="text1"/>
        </w:rPr>
        <w:t>Client</w:t>
      </w:r>
      <w:r w:rsidRPr="0045144B">
        <w:rPr>
          <w:rFonts w:asciiTheme="minorHAnsi" w:hAnsiTheme="minorHAnsi" w:cstheme="minorHAnsi"/>
          <w:noProof/>
          <w:color w:val="000000" w:themeColor="text1"/>
          <w:sz w:val="21"/>
          <w:szCs w:val="21"/>
          <w:u w:color="000000" w:themeColor="text1"/>
        </w:rPr>
        <w:t xml:space="preserve"> or its affiliates.</w:t>
      </w:r>
      <w:r w:rsidR="009C2894">
        <w:rPr>
          <w:rFonts w:asciiTheme="minorHAnsi" w:hAnsiTheme="minorHAnsi" w:cstheme="minorHAnsi"/>
          <w:noProof/>
          <w:color w:val="000000" w:themeColor="text1"/>
          <w:sz w:val="21"/>
          <w:szCs w:val="21"/>
          <w:u w:color="000000" w:themeColor="text1"/>
        </w:rPr>
        <w:br w:type="page"/>
      </w:r>
    </w:p>
    <w:p w14:paraId="7FB7BB0A" w14:textId="77777777" w:rsidR="00045A2D" w:rsidRPr="0045144B" w:rsidRDefault="00045A2D" w:rsidP="0045144B">
      <w:pPr>
        <w:suppressAutoHyphens/>
        <w:spacing w:before="0"/>
        <w:jc w:val="both"/>
        <w:rPr>
          <w:rFonts w:asciiTheme="minorHAnsi" w:hAnsiTheme="minorHAnsi" w:cstheme="minorHAnsi"/>
          <w:color w:val="000000" w:themeColor="text1"/>
          <w:sz w:val="21"/>
          <w:szCs w:val="21"/>
          <w:u w:val="single" w:color="000000" w:themeColor="text1"/>
        </w:rPr>
      </w:pPr>
      <w:r w:rsidRPr="0045144B">
        <w:rPr>
          <w:rFonts w:asciiTheme="minorHAnsi" w:hAnsiTheme="minorHAnsi" w:cstheme="minorHAnsi"/>
          <w:color w:val="000000" w:themeColor="text1"/>
          <w:sz w:val="21"/>
          <w:szCs w:val="21"/>
          <w:u w:val="single" w:color="000000" w:themeColor="text1"/>
        </w:rPr>
        <w:lastRenderedPageBreak/>
        <w:t>Other</w:t>
      </w:r>
    </w:p>
    <w:p w14:paraId="468F73DB" w14:textId="77777777" w:rsidR="00045A2D" w:rsidRPr="0045144B" w:rsidRDefault="00045A2D" w:rsidP="0045144B">
      <w:pPr>
        <w:pStyle w:val="BodyText3"/>
        <w:suppressAutoHyphens/>
        <w:spacing w:before="0" w:after="0"/>
        <w:jc w:val="both"/>
        <w:rPr>
          <w:rFonts w:asciiTheme="minorHAnsi" w:hAnsiTheme="minorHAnsi" w:cstheme="minorHAnsi"/>
          <w:color w:val="000000" w:themeColor="text1"/>
          <w:sz w:val="21"/>
          <w:szCs w:val="21"/>
          <w:u w:color="000000" w:themeColor="text1"/>
        </w:rPr>
      </w:pPr>
    </w:p>
    <w:p w14:paraId="085C70C1" w14:textId="77777777" w:rsidR="00045A2D" w:rsidRPr="0045144B" w:rsidRDefault="00045A2D" w:rsidP="0045144B">
      <w:pPr>
        <w:pStyle w:val="BodyText3"/>
        <w:suppressAutoHyphens/>
        <w:spacing w:before="0" w:after="0"/>
        <w:jc w:val="both"/>
        <w:rPr>
          <w:rFonts w:asciiTheme="minorHAnsi" w:hAnsiTheme="minorHAnsi" w:cstheme="minorHAnsi"/>
          <w:color w:val="000000" w:themeColor="text1"/>
          <w:sz w:val="21"/>
          <w:szCs w:val="21"/>
          <w:u w:color="000000" w:themeColor="text1"/>
        </w:rPr>
      </w:pPr>
      <w:r w:rsidRPr="0045144B">
        <w:rPr>
          <w:rFonts w:asciiTheme="minorHAnsi" w:hAnsiTheme="minorHAnsi" w:cstheme="minorHAnsi"/>
          <w:noProof/>
          <w:color w:val="000000" w:themeColor="text1"/>
          <w:sz w:val="21"/>
          <w:szCs w:val="21"/>
          <w:u w:color="000000" w:themeColor="text1"/>
        </w:rPr>
        <w:t>If any provision of this letter is found by a court of competent jurisdiction to be unenforceable, such provision shall not affect the other provisions, but such unenforceable provision shall be deemed modified to the extent necessary to render it enforceable, preserving to the fullest extent permissible the intent of the parties set forth in this letter.</w:t>
      </w:r>
    </w:p>
    <w:p w14:paraId="5D5E4792" w14:textId="77777777" w:rsidR="00045A2D" w:rsidRPr="0045144B" w:rsidRDefault="00045A2D" w:rsidP="0045144B">
      <w:pPr>
        <w:pStyle w:val="BodyText3"/>
        <w:suppressAutoHyphens/>
        <w:spacing w:before="0" w:after="0"/>
        <w:jc w:val="both"/>
        <w:rPr>
          <w:rFonts w:asciiTheme="minorHAnsi" w:hAnsiTheme="minorHAnsi" w:cstheme="minorHAnsi"/>
          <w:color w:val="000000" w:themeColor="text1"/>
          <w:sz w:val="21"/>
          <w:szCs w:val="21"/>
          <w:u w:color="000000" w:themeColor="text1"/>
        </w:rPr>
      </w:pPr>
    </w:p>
    <w:p w14:paraId="04EC935E" w14:textId="43A1C61F" w:rsidR="00045A2D" w:rsidRPr="0045144B" w:rsidRDefault="00045A2D" w:rsidP="0045144B">
      <w:pPr>
        <w:pStyle w:val="BodyText3"/>
        <w:suppressAutoHyphens/>
        <w:spacing w:before="0" w:after="0"/>
        <w:jc w:val="both"/>
        <w:rPr>
          <w:rFonts w:asciiTheme="minorHAnsi" w:hAnsiTheme="minorHAnsi" w:cstheme="minorHAnsi"/>
          <w:color w:val="000000" w:themeColor="text1"/>
          <w:sz w:val="21"/>
          <w:szCs w:val="21"/>
          <w:u w:color="000000" w:themeColor="text1"/>
        </w:rPr>
      </w:pPr>
      <w:r w:rsidRPr="0045144B">
        <w:rPr>
          <w:rFonts w:asciiTheme="minorHAnsi" w:hAnsiTheme="minorHAnsi" w:cstheme="minorHAnsi"/>
          <w:color w:val="000000" w:themeColor="text1"/>
          <w:sz w:val="21"/>
          <w:szCs w:val="21"/>
          <w:u w:color="000000" w:themeColor="text1"/>
        </w:rPr>
        <w:t xml:space="preserve">Recipient acknowledges and agrees that HCVT </w:t>
      </w:r>
      <w:del w:id="88" w:author="Chujun Yang" w:date="2026-02-24T19:23:00Z" w16du:dateUtc="2026-02-25T00:23:00Z">
        <w:r w:rsidRPr="0045144B" w:rsidDel="00DB7B73">
          <w:rPr>
            <w:rFonts w:asciiTheme="minorHAnsi" w:hAnsiTheme="minorHAnsi" w:cstheme="minorHAnsi"/>
            <w:color w:val="000000" w:themeColor="text1"/>
            <w:sz w:val="21"/>
            <w:szCs w:val="21"/>
            <w:u w:color="000000" w:themeColor="text1"/>
          </w:rPr>
          <w:delText xml:space="preserve">will </w:delText>
        </w:r>
      </w:del>
      <w:ins w:id="89" w:author="Chujun Yang" w:date="2026-02-24T19:23:00Z" w16du:dateUtc="2026-02-25T00:23:00Z">
        <w:r w:rsidR="00DB7B73">
          <w:rPr>
            <w:rFonts w:asciiTheme="minorHAnsi" w:hAnsiTheme="minorHAnsi" w:cstheme="minorHAnsi" w:hint="eastAsia"/>
            <w:color w:val="000000" w:themeColor="text1"/>
            <w:sz w:val="21"/>
            <w:szCs w:val="21"/>
            <w:u w:color="000000" w:themeColor="text1"/>
            <w:lang w:eastAsia="zh-CN"/>
          </w:rPr>
          <w:t>may</w:t>
        </w:r>
        <w:r w:rsidR="00DB7B73" w:rsidRPr="0045144B">
          <w:rPr>
            <w:rFonts w:asciiTheme="minorHAnsi" w:hAnsiTheme="minorHAnsi" w:cstheme="minorHAnsi"/>
            <w:color w:val="000000" w:themeColor="text1"/>
            <w:sz w:val="21"/>
            <w:szCs w:val="21"/>
            <w:u w:color="000000" w:themeColor="text1"/>
          </w:rPr>
          <w:t xml:space="preserve"> </w:t>
        </w:r>
      </w:ins>
      <w:r w:rsidRPr="0045144B">
        <w:rPr>
          <w:rFonts w:asciiTheme="minorHAnsi" w:hAnsiTheme="minorHAnsi" w:cstheme="minorHAnsi"/>
          <w:color w:val="000000" w:themeColor="text1"/>
          <w:sz w:val="21"/>
          <w:szCs w:val="21"/>
          <w:u w:color="000000" w:themeColor="text1"/>
        </w:rPr>
        <w:t xml:space="preserve">suffer irreparable damage for which money damages </w:t>
      </w:r>
      <w:del w:id="90" w:author="Chujun Yang" w:date="2026-02-24T19:24:00Z" w16du:dateUtc="2026-02-25T00:24:00Z">
        <w:r w:rsidRPr="0045144B" w:rsidDel="00DB7B73">
          <w:rPr>
            <w:rFonts w:asciiTheme="minorHAnsi" w:hAnsiTheme="minorHAnsi" w:cstheme="minorHAnsi"/>
            <w:color w:val="000000" w:themeColor="text1"/>
            <w:sz w:val="21"/>
            <w:szCs w:val="21"/>
            <w:u w:color="000000" w:themeColor="text1"/>
          </w:rPr>
          <w:delText xml:space="preserve">will </w:delText>
        </w:r>
      </w:del>
      <w:ins w:id="91" w:author="Chujun Yang" w:date="2026-02-24T19:24:00Z" w16du:dateUtc="2026-02-25T00:24:00Z">
        <w:r w:rsidR="00DB7B73">
          <w:rPr>
            <w:rFonts w:asciiTheme="minorHAnsi" w:hAnsiTheme="minorHAnsi" w:cstheme="minorHAnsi" w:hint="eastAsia"/>
            <w:color w:val="000000" w:themeColor="text1"/>
            <w:sz w:val="21"/>
            <w:szCs w:val="21"/>
            <w:u w:color="000000" w:themeColor="text1"/>
            <w:lang w:eastAsia="zh-CN"/>
          </w:rPr>
          <w:t>may</w:t>
        </w:r>
        <w:r w:rsidR="00DB7B73" w:rsidRPr="0045144B">
          <w:rPr>
            <w:rFonts w:asciiTheme="minorHAnsi" w:hAnsiTheme="minorHAnsi" w:cstheme="minorHAnsi"/>
            <w:color w:val="000000" w:themeColor="text1"/>
            <w:sz w:val="21"/>
            <w:szCs w:val="21"/>
            <w:u w:color="000000" w:themeColor="text1"/>
          </w:rPr>
          <w:t xml:space="preserve"> </w:t>
        </w:r>
      </w:ins>
      <w:r w:rsidRPr="0045144B">
        <w:rPr>
          <w:rFonts w:asciiTheme="minorHAnsi" w:hAnsiTheme="minorHAnsi" w:cstheme="minorHAnsi"/>
          <w:color w:val="000000" w:themeColor="text1"/>
          <w:sz w:val="21"/>
          <w:szCs w:val="21"/>
          <w:u w:color="000000" w:themeColor="text1"/>
        </w:rPr>
        <w:t xml:space="preserve">not be a sufficient remedy in the event of a breach of any provision of this letter. HCVT shall </w:t>
      </w:r>
      <w:r w:rsidRPr="0045144B">
        <w:rPr>
          <w:rFonts w:asciiTheme="minorHAnsi" w:hAnsiTheme="minorHAnsi" w:cstheme="minorHAnsi"/>
          <w:noProof/>
          <w:color w:val="000000" w:themeColor="text1"/>
          <w:sz w:val="21"/>
          <w:szCs w:val="21"/>
          <w:u w:color="000000" w:themeColor="text1"/>
        </w:rPr>
        <w:t>be entitled</w:t>
      </w:r>
      <w:r w:rsidRPr="0045144B">
        <w:rPr>
          <w:rFonts w:asciiTheme="minorHAnsi" w:hAnsiTheme="minorHAnsi" w:cstheme="minorHAnsi"/>
          <w:color w:val="000000" w:themeColor="text1"/>
          <w:sz w:val="21"/>
          <w:szCs w:val="21"/>
          <w:u w:color="000000" w:themeColor="text1"/>
        </w:rPr>
        <w:t xml:space="preserve"> to </w:t>
      </w:r>
      <w:ins w:id="92" w:author="Chujun Yang" w:date="2026-02-24T19:24:00Z" w16du:dateUtc="2026-02-25T00:24:00Z">
        <w:r w:rsidR="00DB7B73">
          <w:rPr>
            <w:rFonts w:asciiTheme="minorHAnsi" w:hAnsiTheme="minorHAnsi" w:cstheme="minorHAnsi" w:hint="eastAsia"/>
            <w:color w:val="000000" w:themeColor="text1"/>
            <w:sz w:val="21"/>
            <w:szCs w:val="21"/>
            <w:u w:color="000000" w:themeColor="text1"/>
            <w:lang w:eastAsia="zh-CN"/>
          </w:rPr>
          <w:t xml:space="preserve">seek </w:t>
        </w:r>
      </w:ins>
      <w:r w:rsidRPr="0045144B">
        <w:rPr>
          <w:rFonts w:asciiTheme="minorHAnsi" w:hAnsiTheme="minorHAnsi" w:cstheme="minorHAnsi"/>
          <w:color w:val="000000" w:themeColor="text1"/>
          <w:sz w:val="21"/>
          <w:szCs w:val="21"/>
          <w:u w:color="000000" w:themeColor="text1"/>
        </w:rPr>
        <w:t xml:space="preserve">specific performance and injunctive relief as remedies for any breach or threatened </w:t>
      </w:r>
      <w:r w:rsidRPr="0045144B">
        <w:rPr>
          <w:rFonts w:asciiTheme="minorHAnsi" w:hAnsiTheme="minorHAnsi" w:cstheme="minorHAnsi"/>
          <w:noProof/>
          <w:color w:val="000000" w:themeColor="text1"/>
          <w:sz w:val="21"/>
          <w:szCs w:val="21"/>
          <w:u w:color="000000" w:themeColor="text1"/>
        </w:rPr>
        <w:t>breach</w:t>
      </w:r>
      <w:r w:rsidRPr="0045144B">
        <w:rPr>
          <w:rFonts w:asciiTheme="minorHAnsi" w:hAnsiTheme="minorHAnsi" w:cstheme="minorHAnsi"/>
          <w:color w:val="000000" w:themeColor="text1"/>
          <w:sz w:val="21"/>
          <w:szCs w:val="21"/>
          <w:u w:color="000000" w:themeColor="text1"/>
        </w:rPr>
        <w:t xml:space="preserve"> of any provision of this letter, which remedies shall not be deemed exclusive remedies for such breach or threatened breach by Recipient, but shall be in addition to all other remedies available to HCVT at law or in equity.</w:t>
      </w:r>
    </w:p>
    <w:p w14:paraId="02DE4323" w14:textId="77777777" w:rsidR="00045A2D" w:rsidRPr="0045144B" w:rsidRDefault="00045A2D" w:rsidP="0045144B">
      <w:pPr>
        <w:pStyle w:val="BodyText3"/>
        <w:suppressAutoHyphens/>
        <w:spacing w:before="0" w:after="0"/>
        <w:jc w:val="both"/>
        <w:rPr>
          <w:rFonts w:asciiTheme="minorHAnsi" w:hAnsiTheme="minorHAnsi" w:cstheme="minorHAnsi"/>
          <w:color w:val="000000" w:themeColor="text1"/>
          <w:sz w:val="21"/>
          <w:szCs w:val="21"/>
          <w:u w:color="000000" w:themeColor="text1"/>
        </w:rPr>
      </w:pPr>
    </w:p>
    <w:p w14:paraId="23C23BDB" w14:textId="77777777" w:rsidR="00045A2D" w:rsidRPr="0045144B" w:rsidRDefault="00045A2D" w:rsidP="0045144B">
      <w:pPr>
        <w:pStyle w:val="BodyText3"/>
        <w:suppressAutoHyphens/>
        <w:spacing w:before="0" w:after="0"/>
        <w:jc w:val="both"/>
        <w:rPr>
          <w:rFonts w:asciiTheme="minorHAnsi" w:hAnsiTheme="minorHAnsi" w:cstheme="minorHAnsi"/>
          <w:color w:val="000000" w:themeColor="text1"/>
          <w:sz w:val="21"/>
          <w:szCs w:val="21"/>
          <w:u w:color="000000" w:themeColor="text1"/>
        </w:rPr>
      </w:pPr>
      <w:r w:rsidRPr="0045144B">
        <w:rPr>
          <w:rFonts w:asciiTheme="minorHAnsi" w:hAnsiTheme="minorHAnsi" w:cstheme="minorHAnsi"/>
          <w:noProof/>
          <w:color w:val="000000" w:themeColor="text1"/>
          <w:sz w:val="21"/>
          <w:szCs w:val="21"/>
          <w:u w:color="000000" w:themeColor="text1"/>
        </w:rPr>
        <w:t>Recipient may not assign, transfer or delegate any of its rights or obligations hereunder (including, without limitation, interests or claims relating to this letter or any of the transactions contemplated hereby) by operation of law or otherwise without the prior written consent of HCVT, provided, however, that Recipient may assign all of its rights and obligations hereunder to (1) an acquirer of all or substantially all of the assets of Recipient so long as such acquirer agrees in writing to be bound by the terms hereof as if it were Recipient or (2) any successor by merger of Recipient so long as such successor is bound by the terms hereof by operation of law as if it were Recipient.</w:t>
      </w:r>
    </w:p>
    <w:p w14:paraId="29ECA5C3" w14:textId="77777777" w:rsidR="00045A2D" w:rsidRPr="0045144B" w:rsidRDefault="00045A2D" w:rsidP="0045144B">
      <w:pPr>
        <w:pStyle w:val="BodyText3"/>
        <w:suppressAutoHyphens/>
        <w:spacing w:before="0" w:after="0"/>
        <w:jc w:val="both"/>
        <w:rPr>
          <w:rFonts w:asciiTheme="minorHAnsi" w:hAnsiTheme="minorHAnsi" w:cstheme="minorHAnsi"/>
          <w:color w:val="000000" w:themeColor="text1"/>
          <w:sz w:val="21"/>
          <w:szCs w:val="21"/>
          <w:u w:color="000000" w:themeColor="text1"/>
        </w:rPr>
      </w:pPr>
    </w:p>
    <w:p w14:paraId="76A00373" w14:textId="749F2AE7" w:rsidR="00045A2D" w:rsidRDefault="00045A2D" w:rsidP="0045144B">
      <w:pPr>
        <w:pStyle w:val="BodyText3"/>
        <w:suppressAutoHyphens/>
        <w:spacing w:before="0" w:after="0"/>
        <w:jc w:val="both"/>
        <w:rPr>
          <w:ins w:id="93" w:author="Chujun Yang" w:date="2026-02-24T19:24:00Z" w16du:dateUtc="2026-02-25T00:24:00Z"/>
          <w:rFonts w:asciiTheme="minorHAnsi" w:hAnsiTheme="minorHAnsi" w:cstheme="minorHAnsi"/>
          <w:noProof/>
          <w:color w:val="000000" w:themeColor="text1"/>
          <w:sz w:val="21"/>
          <w:szCs w:val="21"/>
          <w:u w:color="000000" w:themeColor="text1"/>
        </w:rPr>
      </w:pPr>
      <w:r w:rsidRPr="0045144B">
        <w:rPr>
          <w:rFonts w:asciiTheme="minorHAnsi" w:hAnsiTheme="minorHAnsi" w:cstheme="minorHAnsi"/>
          <w:noProof/>
          <w:color w:val="000000" w:themeColor="text1"/>
          <w:sz w:val="21"/>
          <w:szCs w:val="21"/>
          <w:u w:color="000000" w:themeColor="text1"/>
        </w:rPr>
        <w:t>This letter and all matters arising under or relating hereto (whether in contract, statute, tort (such as negligence), or otherwise) shall be governed by, and construed in accordance with, the laws of the State of California (without regard to its conflicts of laws principles), and the state and federal courts in Los Angeles, California, shall have exclusive jurisdiction over all matters arising under or relating to this letter.</w:t>
      </w:r>
    </w:p>
    <w:p w14:paraId="6C2CD68A" w14:textId="77777777" w:rsidR="00DB7B73" w:rsidRDefault="00DB7B73" w:rsidP="0045144B">
      <w:pPr>
        <w:pStyle w:val="BodyText3"/>
        <w:suppressAutoHyphens/>
        <w:spacing w:before="0" w:after="0"/>
        <w:jc w:val="both"/>
        <w:rPr>
          <w:ins w:id="94" w:author="Chujun Yang" w:date="2026-02-24T19:24:00Z" w16du:dateUtc="2026-02-25T00:24:00Z"/>
          <w:rFonts w:asciiTheme="minorHAnsi" w:hAnsiTheme="minorHAnsi" w:cstheme="minorHAnsi"/>
          <w:noProof/>
          <w:color w:val="000000" w:themeColor="text1"/>
          <w:sz w:val="21"/>
          <w:szCs w:val="21"/>
          <w:u w:color="000000" w:themeColor="text1"/>
          <w:lang w:eastAsia="zh-CN"/>
        </w:rPr>
      </w:pPr>
    </w:p>
    <w:p w14:paraId="02671187" w14:textId="1CC3FE54" w:rsidR="00DB7B73" w:rsidRPr="0045144B" w:rsidDel="009A4A57" w:rsidRDefault="00DB7B73" w:rsidP="0045144B">
      <w:pPr>
        <w:pStyle w:val="BodyText3"/>
        <w:suppressAutoHyphens/>
        <w:spacing w:before="0" w:after="0"/>
        <w:jc w:val="both"/>
        <w:rPr>
          <w:del w:id="95" w:author="Steve Squillario" w:date="2026-02-25T11:00:00Z" w16du:dateUtc="2026-02-25T19:00:00Z"/>
          <w:rFonts w:asciiTheme="minorHAnsi" w:hAnsiTheme="minorHAnsi" w:cstheme="minorHAnsi"/>
          <w:color w:val="000000" w:themeColor="text1"/>
          <w:sz w:val="21"/>
          <w:szCs w:val="21"/>
          <w:u w:color="000000" w:themeColor="text1"/>
          <w:lang w:eastAsia="zh-CN"/>
        </w:rPr>
      </w:pPr>
      <w:ins w:id="96" w:author="Chujun Yang" w:date="2026-02-24T19:24:00Z" w16du:dateUtc="2026-02-25T00:24:00Z">
        <w:del w:id="97" w:author="Steve Squillario" w:date="2026-02-25T11:00:00Z" w16du:dateUtc="2026-02-25T19:00:00Z">
          <w:r w:rsidDel="009A4A57">
            <w:rPr>
              <w:rFonts w:asciiTheme="minorHAnsi" w:hAnsiTheme="minorHAnsi" w:cstheme="minorHAnsi" w:hint="eastAsia"/>
              <w:noProof/>
              <w:color w:val="000000" w:themeColor="text1"/>
              <w:sz w:val="21"/>
              <w:szCs w:val="21"/>
              <w:u w:color="000000" w:themeColor="text1"/>
              <w:lang w:eastAsia="zh-CN"/>
            </w:rPr>
            <w:delText>This letter shall be valid for one (1) year from the date hereof, expiring which all obligations herien shall terminate in</w:delText>
          </w:r>
        </w:del>
      </w:ins>
      <w:ins w:id="98" w:author="Chujun Yang" w:date="2026-02-24T19:25:00Z" w16du:dateUtc="2026-02-25T00:25:00Z">
        <w:del w:id="99" w:author="Steve Squillario" w:date="2026-02-25T11:00:00Z" w16du:dateUtc="2026-02-25T19:00:00Z">
          <w:r w:rsidDel="009A4A57">
            <w:rPr>
              <w:rFonts w:asciiTheme="minorHAnsi" w:hAnsiTheme="minorHAnsi" w:cstheme="minorHAnsi" w:hint="eastAsia"/>
              <w:noProof/>
              <w:color w:val="000000" w:themeColor="text1"/>
              <w:sz w:val="21"/>
              <w:szCs w:val="21"/>
              <w:u w:color="000000" w:themeColor="text1"/>
              <w:lang w:eastAsia="zh-CN"/>
            </w:rPr>
            <w:delText xml:space="preserve"> their entirety. </w:delText>
          </w:r>
        </w:del>
      </w:ins>
    </w:p>
    <w:p w14:paraId="73B15C45" w14:textId="77777777" w:rsidR="00045A2D" w:rsidRPr="0045144B" w:rsidRDefault="00045A2D" w:rsidP="0045144B">
      <w:pPr>
        <w:suppressAutoHyphens/>
        <w:spacing w:before="0"/>
        <w:jc w:val="both"/>
        <w:rPr>
          <w:rFonts w:asciiTheme="minorHAnsi" w:hAnsiTheme="minorHAnsi" w:cstheme="minorHAnsi"/>
          <w:color w:val="000000" w:themeColor="text1"/>
          <w:sz w:val="21"/>
          <w:szCs w:val="21"/>
          <w:u w:val="single" w:color="000000" w:themeColor="text1"/>
        </w:rPr>
      </w:pPr>
    </w:p>
    <w:p w14:paraId="762DA8E4" w14:textId="77777777" w:rsidR="00045A2D" w:rsidRPr="0045144B" w:rsidRDefault="00045A2D" w:rsidP="0045144B">
      <w:pPr>
        <w:suppressAutoHyphens/>
        <w:spacing w:before="0"/>
        <w:jc w:val="center"/>
        <w:rPr>
          <w:rFonts w:asciiTheme="minorHAnsi" w:hAnsiTheme="minorHAnsi" w:cstheme="minorHAnsi"/>
          <w:i/>
          <w:color w:val="000000" w:themeColor="text1"/>
          <w:sz w:val="21"/>
          <w:szCs w:val="21"/>
          <w:u w:color="000000" w:themeColor="text1"/>
        </w:rPr>
      </w:pPr>
      <w:r w:rsidRPr="0045144B">
        <w:rPr>
          <w:rFonts w:asciiTheme="minorHAnsi" w:hAnsiTheme="minorHAnsi" w:cstheme="minorHAnsi"/>
          <w:i/>
          <w:color w:val="000000" w:themeColor="text1"/>
          <w:sz w:val="21"/>
          <w:szCs w:val="21"/>
          <w:u w:color="000000" w:themeColor="text1"/>
        </w:rPr>
        <w:t>[Signatures on following page]</w:t>
      </w:r>
    </w:p>
    <w:p w14:paraId="50B52D56" w14:textId="77777777" w:rsidR="00045A2D" w:rsidRPr="0045144B" w:rsidRDefault="00045A2D" w:rsidP="0045144B">
      <w:pPr>
        <w:pStyle w:val="BodyText"/>
        <w:suppressAutoHyphens/>
        <w:spacing w:before="0" w:after="0"/>
        <w:jc w:val="both"/>
        <w:rPr>
          <w:rFonts w:asciiTheme="minorHAnsi" w:hAnsiTheme="minorHAnsi" w:cstheme="minorHAnsi"/>
          <w:color w:val="000000" w:themeColor="text1"/>
          <w:sz w:val="21"/>
          <w:szCs w:val="21"/>
          <w:u w:color="000000" w:themeColor="text1"/>
        </w:rPr>
      </w:pPr>
    </w:p>
    <w:p w14:paraId="5199157B" w14:textId="77777777" w:rsidR="00045A2D" w:rsidRPr="0045144B" w:rsidRDefault="00045A2D" w:rsidP="0045144B">
      <w:pPr>
        <w:suppressAutoHyphens/>
        <w:spacing w:before="0"/>
        <w:jc w:val="both"/>
        <w:rPr>
          <w:rFonts w:asciiTheme="minorHAnsi" w:hAnsiTheme="minorHAnsi" w:cstheme="minorHAnsi"/>
          <w:color w:val="000000" w:themeColor="text1"/>
          <w:sz w:val="21"/>
          <w:szCs w:val="21"/>
          <w:u w:val="single" w:color="000000" w:themeColor="text1"/>
        </w:rPr>
      </w:pPr>
      <w:r w:rsidRPr="0045144B">
        <w:rPr>
          <w:rFonts w:asciiTheme="minorHAnsi" w:hAnsiTheme="minorHAnsi" w:cstheme="minorHAnsi"/>
          <w:color w:val="000000" w:themeColor="text1"/>
          <w:sz w:val="21"/>
          <w:szCs w:val="21"/>
          <w:u w:val="single" w:color="000000" w:themeColor="text1"/>
        </w:rPr>
        <w:br w:type="page"/>
      </w:r>
    </w:p>
    <w:p w14:paraId="78D9F655" w14:textId="77777777" w:rsidR="00045A2D" w:rsidRPr="0045144B" w:rsidRDefault="00045A2D" w:rsidP="0045144B">
      <w:pPr>
        <w:suppressAutoHyphens/>
        <w:spacing w:before="0"/>
        <w:jc w:val="both"/>
        <w:rPr>
          <w:rFonts w:asciiTheme="minorHAnsi" w:hAnsiTheme="minorHAnsi" w:cstheme="minorHAnsi"/>
          <w:color w:val="000000" w:themeColor="text1"/>
          <w:sz w:val="21"/>
          <w:szCs w:val="21"/>
          <w:u w:val="single" w:color="000000" w:themeColor="text1"/>
        </w:rPr>
      </w:pPr>
      <w:r w:rsidRPr="0045144B">
        <w:rPr>
          <w:rFonts w:asciiTheme="minorHAnsi" w:hAnsiTheme="minorHAnsi" w:cstheme="minorHAnsi"/>
          <w:color w:val="000000" w:themeColor="text1"/>
          <w:sz w:val="21"/>
          <w:szCs w:val="21"/>
          <w:u w:val="single" w:color="000000" w:themeColor="text1"/>
        </w:rPr>
        <w:lastRenderedPageBreak/>
        <w:t>Agreement and Acceptance</w:t>
      </w:r>
    </w:p>
    <w:p w14:paraId="5CCC153C" w14:textId="77777777" w:rsidR="00045A2D" w:rsidRPr="0045144B" w:rsidRDefault="00045A2D" w:rsidP="0045144B">
      <w:pPr>
        <w:suppressAutoHyphens/>
        <w:spacing w:before="0"/>
        <w:jc w:val="both"/>
        <w:rPr>
          <w:rFonts w:asciiTheme="minorHAnsi" w:hAnsiTheme="minorHAnsi" w:cstheme="minorHAnsi"/>
          <w:color w:val="000000" w:themeColor="text1"/>
          <w:sz w:val="21"/>
          <w:szCs w:val="21"/>
          <w:u w:color="000000" w:themeColor="text1"/>
        </w:rPr>
      </w:pPr>
    </w:p>
    <w:p w14:paraId="1C579077" w14:textId="77777777" w:rsidR="00045A2D" w:rsidRPr="0045144B" w:rsidRDefault="00045A2D" w:rsidP="0045144B">
      <w:pPr>
        <w:suppressAutoHyphens/>
        <w:spacing w:before="0"/>
        <w:jc w:val="both"/>
        <w:rPr>
          <w:rFonts w:asciiTheme="minorHAnsi" w:hAnsiTheme="minorHAnsi" w:cstheme="minorHAnsi"/>
          <w:color w:val="000000" w:themeColor="text1"/>
          <w:sz w:val="21"/>
          <w:szCs w:val="21"/>
          <w:u w:color="000000" w:themeColor="text1"/>
        </w:rPr>
      </w:pPr>
      <w:r w:rsidRPr="0045144B">
        <w:rPr>
          <w:rFonts w:asciiTheme="minorHAnsi" w:eastAsia="Calibri" w:hAnsiTheme="minorHAnsi" w:cstheme="minorHAnsi"/>
          <w:color w:val="000000" w:themeColor="text1"/>
          <w:sz w:val="21"/>
          <w:szCs w:val="21"/>
          <w:u w:color="000000" w:themeColor="text1"/>
        </w:rPr>
        <w:t xml:space="preserve">This letter constitutes the entire agreement </w:t>
      </w:r>
      <w:r w:rsidRPr="0045144B">
        <w:rPr>
          <w:rFonts w:asciiTheme="minorHAnsi" w:eastAsia="Calibri" w:hAnsiTheme="minorHAnsi" w:cstheme="minorHAnsi"/>
          <w:noProof/>
          <w:color w:val="000000" w:themeColor="text1"/>
          <w:sz w:val="21"/>
          <w:szCs w:val="21"/>
          <w:u w:color="000000" w:themeColor="text1"/>
        </w:rPr>
        <w:t>between</w:t>
      </w:r>
      <w:r w:rsidRPr="0045144B">
        <w:rPr>
          <w:rFonts w:asciiTheme="minorHAnsi" w:eastAsia="Calibri" w:hAnsiTheme="minorHAnsi" w:cstheme="minorHAnsi"/>
          <w:color w:val="000000" w:themeColor="text1"/>
          <w:sz w:val="21"/>
          <w:szCs w:val="21"/>
          <w:u w:color="000000" w:themeColor="text1"/>
        </w:rPr>
        <w:t xml:space="preserve"> the parties hereto </w:t>
      </w:r>
      <w:r w:rsidRPr="0045144B">
        <w:rPr>
          <w:rFonts w:asciiTheme="minorHAnsi" w:eastAsia="Calibri" w:hAnsiTheme="minorHAnsi" w:cstheme="minorHAnsi"/>
          <w:noProof/>
          <w:color w:val="000000" w:themeColor="text1"/>
          <w:sz w:val="21"/>
          <w:szCs w:val="21"/>
          <w:u w:color="000000" w:themeColor="text1"/>
        </w:rPr>
        <w:t>with respect to</w:t>
      </w:r>
      <w:r w:rsidRPr="0045144B">
        <w:rPr>
          <w:rFonts w:asciiTheme="minorHAnsi" w:eastAsia="Calibri" w:hAnsiTheme="minorHAnsi" w:cstheme="minorHAnsi"/>
          <w:color w:val="000000" w:themeColor="text1"/>
          <w:sz w:val="21"/>
          <w:szCs w:val="21"/>
          <w:u w:color="000000" w:themeColor="text1"/>
        </w:rPr>
        <w:t xml:space="preserve"> its subject matter, supersedes all other oral or written representations, understandings, or agreements relating to such subject matter, and may not </w:t>
      </w:r>
      <w:r w:rsidRPr="0045144B">
        <w:rPr>
          <w:rFonts w:asciiTheme="minorHAnsi" w:eastAsia="Calibri" w:hAnsiTheme="minorHAnsi" w:cstheme="minorHAnsi"/>
          <w:noProof/>
          <w:color w:val="000000" w:themeColor="text1"/>
          <w:sz w:val="21"/>
          <w:szCs w:val="21"/>
          <w:u w:color="000000" w:themeColor="text1"/>
        </w:rPr>
        <w:t>be amended</w:t>
      </w:r>
      <w:r w:rsidRPr="0045144B">
        <w:rPr>
          <w:rFonts w:asciiTheme="minorHAnsi" w:eastAsia="Calibri" w:hAnsiTheme="minorHAnsi" w:cstheme="minorHAnsi"/>
          <w:color w:val="000000" w:themeColor="text1"/>
          <w:sz w:val="21"/>
          <w:szCs w:val="21"/>
          <w:u w:color="000000" w:themeColor="text1"/>
        </w:rPr>
        <w:t xml:space="preserve"> except by written agreement signed by the parties.</w:t>
      </w:r>
    </w:p>
    <w:p w14:paraId="664DEDC2" w14:textId="77777777" w:rsidR="00045A2D" w:rsidRPr="0045144B" w:rsidRDefault="00045A2D" w:rsidP="0045144B">
      <w:pPr>
        <w:suppressAutoHyphens/>
        <w:spacing w:before="0"/>
        <w:jc w:val="both"/>
        <w:rPr>
          <w:rFonts w:asciiTheme="minorHAnsi" w:hAnsiTheme="minorHAnsi" w:cstheme="minorHAnsi"/>
          <w:color w:val="000000" w:themeColor="text1"/>
          <w:sz w:val="21"/>
          <w:szCs w:val="21"/>
          <w:u w:color="000000" w:themeColor="text1"/>
        </w:rPr>
      </w:pPr>
    </w:p>
    <w:p w14:paraId="56A72516" w14:textId="77777777" w:rsidR="00045A2D" w:rsidRPr="0045144B" w:rsidRDefault="00045A2D" w:rsidP="0045144B">
      <w:pPr>
        <w:suppressAutoHyphens/>
        <w:spacing w:before="0"/>
        <w:jc w:val="both"/>
        <w:rPr>
          <w:rFonts w:asciiTheme="minorHAnsi" w:hAnsiTheme="minorHAnsi" w:cstheme="minorHAnsi"/>
          <w:color w:val="000000" w:themeColor="text1"/>
          <w:sz w:val="21"/>
          <w:szCs w:val="21"/>
          <w:u w:color="000000" w:themeColor="text1"/>
        </w:rPr>
      </w:pPr>
      <w:r w:rsidRPr="0045144B">
        <w:rPr>
          <w:rFonts w:asciiTheme="minorHAnsi" w:hAnsiTheme="minorHAnsi" w:cstheme="minorHAnsi"/>
          <w:color w:val="000000" w:themeColor="text1"/>
          <w:sz w:val="21"/>
          <w:szCs w:val="21"/>
          <w:u w:color="000000" w:themeColor="text1"/>
        </w:rPr>
        <w:t>Please confirm your agreement with the foregoing by signing and dating a copy of this letter and returning it to us. This Agreement may be executed in one or more counterparts each of which shall be deemed an original</w:t>
      </w:r>
      <w:r w:rsidRPr="0045144B">
        <w:rPr>
          <w:rFonts w:asciiTheme="minorHAnsi" w:hAnsiTheme="minorHAnsi" w:cstheme="minorHAnsi"/>
          <w:noProof/>
          <w:color w:val="000000" w:themeColor="text1"/>
          <w:sz w:val="21"/>
          <w:szCs w:val="21"/>
          <w:u w:color="000000" w:themeColor="text1"/>
        </w:rPr>
        <w:t>,</w:t>
      </w:r>
      <w:r w:rsidRPr="0045144B">
        <w:rPr>
          <w:rFonts w:asciiTheme="minorHAnsi" w:hAnsiTheme="minorHAnsi" w:cstheme="minorHAnsi"/>
          <w:color w:val="000000" w:themeColor="text1"/>
          <w:sz w:val="21"/>
          <w:szCs w:val="21"/>
          <w:u w:color="000000" w:themeColor="text1"/>
        </w:rPr>
        <w:t xml:space="preserve"> but all of which together shall constitute one and the same instrument. </w:t>
      </w:r>
      <w:r w:rsidRPr="0045144B">
        <w:rPr>
          <w:rFonts w:asciiTheme="minorHAnsi" w:hAnsiTheme="minorHAnsi" w:cstheme="minorHAnsi"/>
          <w:noProof/>
          <w:color w:val="000000" w:themeColor="text1"/>
          <w:sz w:val="21"/>
          <w:szCs w:val="21"/>
          <w:u w:color="000000" w:themeColor="text1"/>
        </w:rPr>
        <w:t>Signed signature pages may be transmitted by facsimile</w:t>
      </w:r>
      <w:r w:rsidRPr="0045144B">
        <w:rPr>
          <w:rFonts w:asciiTheme="minorHAnsi" w:hAnsiTheme="minorHAnsi" w:cstheme="minorHAnsi"/>
          <w:color w:val="000000" w:themeColor="text1"/>
          <w:sz w:val="21"/>
          <w:szCs w:val="21"/>
          <w:u w:color="000000" w:themeColor="text1"/>
        </w:rPr>
        <w:t>, electronically scanned or electronically signed, and any such signature shall have the same legal effect as the original.</w:t>
      </w:r>
    </w:p>
    <w:p w14:paraId="65468F43" w14:textId="77777777" w:rsidR="00045A2D" w:rsidRPr="0045144B" w:rsidRDefault="00045A2D" w:rsidP="0045144B">
      <w:pPr>
        <w:suppressAutoHyphens/>
        <w:spacing w:before="0"/>
        <w:jc w:val="both"/>
        <w:rPr>
          <w:rFonts w:asciiTheme="minorHAnsi" w:hAnsiTheme="minorHAnsi" w:cstheme="minorHAnsi"/>
          <w:color w:val="000000" w:themeColor="text1"/>
          <w:sz w:val="21"/>
          <w:szCs w:val="21"/>
          <w:u w:color="000000" w:themeColor="text1"/>
        </w:rPr>
      </w:pPr>
    </w:p>
    <w:p w14:paraId="5EF2E81C" w14:textId="77777777" w:rsidR="00045A2D" w:rsidRPr="0045144B" w:rsidRDefault="00045A2D" w:rsidP="0045144B">
      <w:pPr>
        <w:suppressAutoHyphens/>
        <w:spacing w:before="0"/>
        <w:jc w:val="both"/>
        <w:rPr>
          <w:rFonts w:asciiTheme="minorHAnsi" w:hAnsiTheme="minorHAnsi" w:cstheme="minorHAnsi"/>
          <w:color w:val="000000" w:themeColor="text1"/>
          <w:sz w:val="21"/>
          <w:szCs w:val="21"/>
          <w:u w:color="000000" w:themeColor="text1"/>
        </w:rPr>
      </w:pPr>
      <w:r w:rsidRPr="0045144B">
        <w:rPr>
          <w:rFonts w:asciiTheme="minorHAnsi" w:hAnsiTheme="minorHAnsi" w:cstheme="minorHAnsi"/>
          <w:color w:val="000000" w:themeColor="text1"/>
          <w:sz w:val="21"/>
          <w:szCs w:val="21"/>
          <w:u w:color="000000" w:themeColor="text1"/>
        </w:rPr>
        <w:t>Sincerely,</w:t>
      </w:r>
    </w:p>
    <w:p w14:paraId="27BF7428" w14:textId="77777777" w:rsidR="00045A2D" w:rsidRPr="0045144B" w:rsidRDefault="00045A2D" w:rsidP="0045144B">
      <w:pPr>
        <w:suppressAutoHyphens/>
        <w:spacing w:before="0"/>
        <w:jc w:val="both"/>
        <w:rPr>
          <w:rFonts w:asciiTheme="minorHAnsi" w:hAnsiTheme="minorHAnsi" w:cstheme="minorHAnsi"/>
          <w:color w:val="000000" w:themeColor="text1"/>
          <w:sz w:val="21"/>
          <w:szCs w:val="21"/>
          <w:u w:color="000000" w:themeColor="text1"/>
        </w:rPr>
      </w:pPr>
    </w:p>
    <w:p w14:paraId="55502D53" w14:textId="55230B63" w:rsidR="00045A2D" w:rsidRPr="0045144B" w:rsidRDefault="00816E25" w:rsidP="0045144B">
      <w:pPr>
        <w:suppressAutoHyphens/>
        <w:spacing w:before="0"/>
        <w:jc w:val="both"/>
        <w:rPr>
          <w:rFonts w:asciiTheme="minorHAnsi" w:hAnsiTheme="minorHAnsi" w:cstheme="minorHAnsi"/>
          <w:b/>
          <w:color w:val="000000" w:themeColor="text1"/>
          <w:sz w:val="21"/>
          <w:szCs w:val="21"/>
        </w:rPr>
      </w:pPr>
      <w:r w:rsidRPr="0045144B">
        <w:rPr>
          <w:rFonts w:asciiTheme="minorHAnsi" w:hAnsiTheme="minorHAnsi" w:cstheme="minorHAnsi"/>
          <w:b/>
          <w:color w:val="000000" w:themeColor="text1"/>
          <w:sz w:val="21"/>
          <w:szCs w:val="21"/>
        </w:rPr>
        <w:t>HOLTHOUSE CARLIN &amp; VAN TRIGT LLP</w:t>
      </w:r>
    </w:p>
    <w:p w14:paraId="7FE79EA4" w14:textId="77777777" w:rsidR="00045A2D" w:rsidRPr="0045144B" w:rsidRDefault="00045A2D" w:rsidP="0045144B">
      <w:pPr>
        <w:suppressAutoHyphens/>
        <w:spacing w:before="0"/>
        <w:jc w:val="both"/>
        <w:rPr>
          <w:rFonts w:asciiTheme="minorHAnsi" w:hAnsiTheme="minorHAnsi" w:cstheme="minorHAnsi"/>
          <w:color w:val="000000" w:themeColor="text1"/>
          <w:sz w:val="21"/>
          <w:szCs w:val="21"/>
          <w:u w:color="000000" w:themeColor="text1"/>
        </w:rPr>
      </w:pPr>
    </w:p>
    <w:p w14:paraId="73BE0371" w14:textId="77777777" w:rsidR="00045A2D" w:rsidRPr="0045144B" w:rsidRDefault="00045A2D" w:rsidP="0045144B">
      <w:pPr>
        <w:suppressAutoHyphens/>
        <w:spacing w:before="0"/>
        <w:jc w:val="both"/>
        <w:rPr>
          <w:rFonts w:asciiTheme="minorHAnsi" w:hAnsiTheme="minorHAnsi" w:cstheme="minorHAnsi"/>
          <w:color w:val="000000" w:themeColor="text1"/>
          <w:sz w:val="21"/>
          <w:szCs w:val="21"/>
          <w:u w:color="000000" w:themeColor="text1"/>
        </w:rPr>
      </w:pPr>
    </w:p>
    <w:p w14:paraId="5B970EA5" w14:textId="77777777" w:rsidR="00045A2D" w:rsidRPr="0045144B" w:rsidRDefault="00045A2D" w:rsidP="0045144B">
      <w:pPr>
        <w:suppressAutoHyphens/>
        <w:spacing w:before="0"/>
        <w:jc w:val="both"/>
        <w:rPr>
          <w:rFonts w:asciiTheme="minorHAnsi" w:hAnsiTheme="minorHAnsi" w:cstheme="minorHAnsi"/>
          <w:color w:val="000000" w:themeColor="text1"/>
          <w:sz w:val="21"/>
          <w:szCs w:val="21"/>
          <w:u w:color="000000" w:themeColor="text1"/>
        </w:rPr>
      </w:pPr>
      <w:r w:rsidRPr="0045144B">
        <w:rPr>
          <w:rFonts w:asciiTheme="minorHAnsi" w:hAnsiTheme="minorHAnsi" w:cstheme="minorHAnsi"/>
          <w:color w:val="000000" w:themeColor="text1"/>
          <w:sz w:val="21"/>
          <w:szCs w:val="21"/>
          <w:u w:color="000000" w:themeColor="text1"/>
        </w:rPr>
        <w:t>[HCVT Signer]</w:t>
      </w:r>
    </w:p>
    <w:p w14:paraId="4D19AEE0" w14:textId="77777777" w:rsidR="00045A2D" w:rsidRPr="0045144B" w:rsidRDefault="00045A2D" w:rsidP="0045144B">
      <w:pPr>
        <w:suppressAutoHyphens/>
        <w:spacing w:before="0"/>
        <w:jc w:val="both"/>
        <w:rPr>
          <w:rFonts w:asciiTheme="minorHAnsi" w:hAnsiTheme="minorHAnsi" w:cstheme="minorHAnsi"/>
          <w:color w:val="000000" w:themeColor="text1"/>
          <w:sz w:val="21"/>
          <w:szCs w:val="21"/>
          <w:u w:color="000000" w:themeColor="text1"/>
        </w:rPr>
      </w:pPr>
    </w:p>
    <w:p w14:paraId="6D56A688" w14:textId="77777777" w:rsidR="00045A2D" w:rsidRPr="0045144B" w:rsidRDefault="00045A2D" w:rsidP="0045144B">
      <w:pPr>
        <w:suppressAutoHyphens/>
        <w:spacing w:before="0"/>
        <w:jc w:val="both"/>
        <w:rPr>
          <w:rFonts w:asciiTheme="minorHAnsi" w:hAnsiTheme="minorHAnsi" w:cstheme="minorHAnsi"/>
          <w:color w:val="000000" w:themeColor="text1"/>
          <w:sz w:val="21"/>
          <w:szCs w:val="21"/>
          <w:u w:color="000000" w:themeColor="text1"/>
        </w:rPr>
      </w:pPr>
    </w:p>
    <w:p w14:paraId="303FA379" w14:textId="5475DE3D" w:rsidR="00045A2D" w:rsidRPr="0045144B" w:rsidRDefault="00590821" w:rsidP="0045144B">
      <w:pPr>
        <w:suppressAutoHyphens/>
        <w:spacing w:before="0"/>
        <w:jc w:val="both"/>
        <w:rPr>
          <w:rFonts w:asciiTheme="minorHAnsi" w:hAnsiTheme="minorHAnsi" w:cstheme="minorHAnsi"/>
          <w:color w:val="000000" w:themeColor="text1"/>
          <w:sz w:val="21"/>
          <w:szCs w:val="21"/>
          <w:u w:color="000000" w:themeColor="text1"/>
          <w:lang w:eastAsia="zh-CN"/>
        </w:rPr>
      </w:pPr>
      <w:ins w:id="100" w:author="Steve Squillario" w:date="2026-02-25T11:15:00Z" w16du:dateUtc="2026-02-25T19:15:00Z">
        <w:r>
          <w:rPr>
            <w:rFonts w:asciiTheme="minorHAnsi" w:hAnsiTheme="minorHAnsi" w:cstheme="minorHAnsi"/>
            <w:color w:val="000000" w:themeColor="text1"/>
            <w:sz w:val="21"/>
            <w:szCs w:val="21"/>
            <w:u w:color="000000" w:themeColor="text1"/>
          </w:rPr>
          <w:t xml:space="preserve">TERMS ACCEPTED BY:  </w:t>
        </w:r>
      </w:ins>
      <w:del w:id="101" w:author="Chujun Yang" w:date="2026-02-24T19:31:00Z" w16du:dateUtc="2026-02-25T00:31:00Z">
        <w:r w:rsidR="00045A2D" w:rsidRPr="0045144B" w:rsidDel="00FC1539">
          <w:rPr>
            <w:rFonts w:asciiTheme="minorHAnsi" w:hAnsiTheme="minorHAnsi" w:cstheme="minorHAnsi"/>
            <w:color w:val="000000" w:themeColor="text1"/>
            <w:sz w:val="21"/>
            <w:szCs w:val="21"/>
            <w:u w:color="000000" w:themeColor="text1"/>
          </w:rPr>
          <w:delText>TERMS ACCEPTED BY:  [</w:delText>
        </w:r>
        <w:r w:rsidR="00D5343F" w:rsidRPr="0045144B" w:rsidDel="00FC1539">
          <w:rPr>
            <w:rFonts w:asciiTheme="minorHAnsi" w:hAnsiTheme="minorHAnsi" w:cstheme="minorHAnsi"/>
            <w:color w:val="000000" w:themeColor="text1"/>
            <w:sz w:val="21"/>
            <w:szCs w:val="21"/>
            <w:u w:color="000000" w:themeColor="text1"/>
          </w:rPr>
          <w:delText>Recipient</w:delText>
        </w:r>
        <w:r w:rsidR="00045A2D" w:rsidRPr="0045144B" w:rsidDel="00FC1539">
          <w:rPr>
            <w:rFonts w:asciiTheme="minorHAnsi" w:hAnsiTheme="minorHAnsi" w:cstheme="minorHAnsi"/>
            <w:color w:val="000000" w:themeColor="text1"/>
            <w:sz w:val="21"/>
            <w:szCs w:val="21"/>
            <w:u w:color="000000" w:themeColor="text1"/>
          </w:rPr>
          <w:delText>]</w:delText>
        </w:r>
      </w:del>
      <w:ins w:id="102" w:author="Chujun Yang" w:date="2026-02-24T19:31:00Z" w16du:dateUtc="2026-02-25T00:31:00Z">
        <w:r w:rsidR="00FC1539">
          <w:rPr>
            <w:rFonts w:asciiTheme="minorHAnsi" w:hAnsiTheme="minorHAnsi" w:cstheme="minorHAnsi" w:hint="eastAsia"/>
            <w:color w:val="000000" w:themeColor="text1"/>
            <w:sz w:val="21"/>
            <w:szCs w:val="21"/>
            <w:u w:color="000000" w:themeColor="text1"/>
            <w:lang w:eastAsia="zh-CN"/>
          </w:rPr>
          <w:t xml:space="preserve">Colbeck </w:t>
        </w:r>
        <w:r w:rsidR="00667405">
          <w:rPr>
            <w:rFonts w:asciiTheme="minorHAnsi" w:hAnsiTheme="minorHAnsi" w:cstheme="minorHAnsi" w:hint="eastAsia"/>
            <w:color w:val="000000" w:themeColor="text1"/>
            <w:sz w:val="21"/>
            <w:szCs w:val="21"/>
            <w:u w:color="000000" w:themeColor="text1"/>
            <w:lang w:eastAsia="zh-CN"/>
          </w:rPr>
          <w:t xml:space="preserve">Capital Management LLC </w:t>
        </w:r>
      </w:ins>
    </w:p>
    <w:p w14:paraId="146F1A5F" w14:textId="77777777" w:rsidR="00045A2D" w:rsidRPr="0045144B" w:rsidRDefault="00045A2D" w:rsidP="0045144B">
      <w:pPr>
        <w:suppressAutoHyphens/>
        <w:spacing w:before="0"/>
        <w:jc w:val="both"/>
        <w:rPr>
          <w:rFonts w:asciiTheme="minorHAnsi" w:hAnsiTheme="minorHAnsi" w:cstheme="minorHAnsi"/>
          <w:color w:val="000000" w:themeColor="text1"/>
          <w:sz w:val="21"/>
          <w:szCs w:val="21"/>
          <w:u w:color="000000" w:themeColor="text1"/>
        </w:rPr>
      </w:pPr>
    </w:p>
    <w:p w14:paraId="055377F2" w14:textId="77777777" w:rsidR="00045A2D" w:rsidRPr="0045144B" w:rsidRDefault="00045A2D" w:rsidP="0045144B">
      <w:pPr>
        <w:suppressAutoHyphens/>
        <w:spacing w:before="0"/>
        <w:jc w:val="both"/>
        <w:rPr>
          <w:rFonts w:asciiTheme="minorHAnsi" w:hAnsiTheme="minorHAnsi" w:cstheme="minorHAnsi"/>
          <w:color w:val="000000" w:themeColor="text1"/>
          <w:sz w:val="21"/>
          <w:szCs w:val="21"/>
          <w:u w:color="000000" w:themeColor="text1"/>
        </w:rPr>
      </w:pPr>
    </w:p>
    <w:p w14:paraId="514264E4" w14:textId="082A3A1C" w:rsidR="0000688B" w:rsidRPr="0045144B" w:rsidRDefault="0000688B" w:rsidP="0000688B">
      <w:pPr>
        <w:tabs>
          <w:tab w:val="left" w:pos="4320"/>
        </w:tabs>
        <w:suppressAutoHyphens/>
        <w:spacing w:before="0"/>
        <w:jc w:val="both"/>
        <w:rPr>
          <w:ins w:id="103" w:author="Chujun Yang" w:date="2026-02-24T19:31:00Z" w16du:dateUtc="2026-02-25T00:31:00Z"/>
          <w:rFonts w:asciiTheme="minorHAnsi" w:hAnsiTheme="minorHAnsi" w:cstheme="minorHAnsi"/>
          <w:color w:val="000000" w:themeColor="text1"/>
          <w:sz w:val="21"/>
          <w:szCs w:val="21"/>
          <w:u w:color="000000" w:themeColor="text1"/>
          <w:lang w:eastAsia="zh-CN"/>
        </w:rPr>
      </w:pPr>
      <w:ins w:id="104" w:author="Chujun Yang" w:date="2026-02-24T19:31:00Z" w16du:dateUtc="2026-02-25T00:31:00Z">
        <w:r>
          <w:rPr>
            <w:rFonts w:asciiTheme="minorHAnsi" w:hAnsiTheme="minorHAnsi" w:cstheme="minorHAnsi" w:hint="eastAsia"/>
            <w:color w:val="000000" w:themeColor="text1"/>
            <w:sz w:val="21"/>
            <w:szCs w:val="21"/>
            <w:u w:color="000000" w:themeColor="text1"/>
            <w:lang w:eastAsia="zh-CN"/>
          </w:rPr>
          <w:t>Morris Beyda</w:t>
        </w:r>
        <w:r w:rsidRPr="0045144B">
          <w:rPr>
            <w:rFonts w:asciiTheme="minorHAnsi" w:hAnsiTheme="minorHAnsi" w:cstheme="minorHAnsi"/>
            <w:color w:val="000000" w:themeColor="text1"/>
            <w:sz w:val="21"/>
            <w:szCs w:val="21"/>
            <w:u w:color="000000" w:themeColor="text1"/>
          </w:rPr>
          <w:tab/>
        </w:r>
      </w:ins>
      <w:r w:rsidR="00045A2D" w:rsidRPr="0045144B">
        <w:rPr>
          <w:rFonts w:asciiTheme="minorHAnsi" w:hAnsiTheme="minorHAnsi" w:cstheme="minorHAnsi"/>
          <w:color w:val="000000" w:themeColor="text1"/>
          <w:sz w:val="21"/>
          <w:szCs w:val="21"/>
          <w:u w:color="000000" w:themeColor="text1"/>
        </w:rPr>
        <w:tab/>
      </w:r>
      <w:ins w:id="105" w:author="Chujun Yang" w:date="2026-02-24T19:32:00Z" w16du:dateUtc="2026-02-25T00:32:00Z">
        <w:r>
          <w:rPr>
            <w:rFonts w:asciiTheme="minorHAnsi" w:hAnsiTheme="minorHAnsi" w:cstheme="minorHAnsi"/>
            <w:color w:val="000000" w:themeColor="text1"/>
            <w:sz w:val="21"/>
            <w:szCs w:val="21"/>
            <w:u w:color="000000" w:themeColor="text1"/>
          </w:rPr>
          <w:tab/>
        </w:r>
        <w:r>
          <w:rPr>
            <w:rFonts w:asciiTheme="minorHAnsi" w:hAnsiTheme="minorHAnsi" w:cstheme="minorHAnsi"/>
            <w:color w:val="000000" w:themeColor="text1"/>
            <w:sz w:val="21"/>
            <w:szCs w:val="21"/>
            <w:u w:color="000000" w:themeColor="text1"/>
          </w:rPr>
          <w:tab/>
        </w:r>
        <w:r>
          <w:rPr>
            <w:rFonts w:asciiTheme="minorHAnsi" w:hAnsiTheme="minorHAnsi" w:cstheme="minorHAnsi"/>
            <w:color w:val="000000" w:themeColor="text1"/>
            <w:sz w:val="21"/>
            <w:szCs w:val="21"/>
            <w:u w:color="000000" w:themeColor="text1"/>
          </w:rPr>
          <w:tab/>
        </w:r>
      </w:ins>
      <w:ins w:id="106" w:author="Chujun Yang" w:date="2026-02-24T19:31:00Z" w16du:dateUtc="2026-02-25T00:31:00Z">
        <w:r>
          <w:rPr>
            <w:rFonts w:asciiTheme="minorHAnsi" w:hAnsiTheme="minorHAnsi" w:cstheme="minorHAnsi" w:hint="eastAsia"/>
            <w:color w:val="000000" w:themeColor="text1"/>
            <w:sz w:val="21"/>
            <w:szCs w:val="21"/>
            <w:u w:color="000000" w:themeColor="text1"/>
            <w:lang w:eastAsia="zh-CN"/>
          </w:rPr>
          <w:t>COO and Partner</w:t>
        </w:r>
      </w:ins>
    </w:p>
    <w:p w14:paraId="56FE777B" w14:textId="7F482D33" w:rsidR="00045A2D" w:rsidRPr="0045144B" w:rsidRDefault="00045A2D" w:rsidP="0045144B">
      <w:pPr>
        <w:tabs>
          <w:tab w:val="left" w:pos="4320"/>
        </w:tabs>
        <w:suppressAutoHyphens/>
        <w:spacing w:before="0"/>
        <w:jc w:val="both"/>
        <w:rPr>
          <w:rFonts w:asciiTheme="minorHAnsi" w:hAnsiTheme="minorHAnsi" w:cstheme="minorHAnsi"/>
          <w:color w:val="000000" w:themeColor="text1"/>
          <w:sz w:val="21"/>
          <w:szCs w:val="21"/>
          <w:u w:color="000000" w:themeColor="text1"/>
          <w:lang w:eastAsia="zh-CN"/>
        </w:rPr>
      </w:pPr>
      <w:r w:rsidRPr="0045144B">
        <w:rPr>
          <w:rFonts w:asciiTheme="minorHAnsi" w:hAnsiTheme="minorHAnsi" w:cstheme="minorHAnsi"/>
          <w:color w:val="000000" w:themeColor="text1"/>
          <w:sz w:val="21"/>
          <w:szCs w:val="21"/>
          <w:u w:color="000000" w:themeColor="text1"/>
        </w:rPr>
        <w:t>PRINT NAME</w:t>
      </w:r>
      <w:r w:rsidRPr="0045144B">
        <w:rPr>
          <w:rFonts w:asciiTheme="minorHAnsi" w:hAnsiTheme="minorHAnsi" w:cstheme="minorHAnsi"/>
          <w:color w:val="000000" w:themeColor="text1"/>
          <w:sz w:val="21"/>
          <w:szCs w:val="21"/>
          <w:u w:color="000000" w:themeColor="text1"/>
        </w:rPr>
        <w:tab/>
      </w:r>
      <w:r w:rsidRPr="0045144B">
        <w:rPr>
          <w:rFonts w:asciiTheme="minorHAnsi" w:hAnsiTheme="minorHAnsi" w:cstheme="minorHAnsi"/>
          <w:color w:val="000000" w:themeColor="text1"/>
          <w:sz w:val="21"/>
          <w:szCs w:val="21"/>
          <w:u w:color="000000" w:themeColor="text1"/>
        </w:rPr>
        <w:tab/>
      </w:r>
      <w:del w:id="107" w:author="Chujun Yang" w:date="2026-02-24T19:31:00Z" w16du:dateUtc="2026-02-25T00:31:00Z">
        <w:r w:rsidRPr="0045144B" w:rsidDel="0000688B">
          <w:rPr>
            <w:rFonts w:asciiTheme="minorHAnsi" w:hAnsiTheme="minorHAnsi" w:cstheme="minorHAnsi"/>
            <w:color w:val="000000" w:themeColor="text1"/>
            <w:sz w:val="21"/>
            <w:szCs w:val="21"/>
            <w:u w:color="000000" w:themeColor="text1"/>
          </w:rPr>
          <w:tab/>
        </w:r>
      </w:del>
      <w:r w:rsidRPr="0045144B">
        <w:rPr>
          <w:rFonts w:asciiTheme="minorHAnsi" w:hAnsiTheme="minorHAnsi" w:cstheme="minorHAnsi"/>
          <w:color w:val="000000" w:themeColor="text1"/>
          <w:sz w:val="21"/>
          <w:szCs w:val="21"/>
          <w:u w:color="000000" w:themeColor="text1"/>
        </w:rPr>
        <w:tab/>
      </w:r>
      <w:r w:rsidR="00DC4C17" w:rsidRPr="0045144B">
        <w:rPr>
          <w:rFonts w:asciiTheme="minorHAnsi" w:hAnsiTheme="minorHAnsi" w:cstheme="minorHAnsi"/>
          <w:color w:val="000000" w:themeColor="text1"/>
          <w:sz w:val="21"/>
          <w:szCs w:val="21"/>
          <w:u w:color="000000" w:themeColor="text1"/>
        </w:rPr>
        <w:tab/>
      </w:r>
      <w:r w:rsidRPr="0045144B">
        <w:rPr>
          <w:rFonts w:asciiTheme="minorHAnsi" w:hAnsiTheme="minorHAnsi" w:cstheme="minorHAnsi"/>
          <w:color w:val="000000" w:themeColor="text1"/>
          <w:sz w:val="21"/>
          <w:szCs w:val="21"/>
          <w:u w:color="000000" w:themeColor="text1"/>
        </w:rPr>
        <w:t>TITLE</w:t>
      </w:r>
    </w:p>
    <w:p w14:paraId="7B3A98F3" w14:textId="77777777" w:rsidR="00045A2D" w:rsidRPr="0045144B" w:rsidRDefault="00045A2D" w:rsidP="0045144B">
      <w:pPr>
        <w:tabs>
          <w:tab w:val="left" w:pos="5040"/>
        </w:tabs>
        <w:suppressAutoHyphens/>
        <w:spacing w:before="0"/>
        <w:jc w:val="both"/>
        <w:rPr>
          <w:rFonts w:asciiTheme="minorHAnsi" w:hAnsiTheme="minorHAnsi" w:cstheme="minorHAnsi"/>
          <w:color w:val="000000" w:themeColor="text1"/>
          <w:sz w:val="21"/>
          <w:szCs w:val="21"/>
          <w:u w:color="000000" w:themeColor="text1"/>
        </w:rPr>
      </w:pPr>
    </w:p>
    <w:p w14:paraId="120A985E" w14:textId="77777777" w:rsidR="00045A2D" w:rsidRPr="0045144B" w:rsidRDefault="00045A2D" w:rsidP="0045144B">
      <w:pPr>
        <w:tabs>
          <w:tab w:val="left" w:pos="5040"/>
        </w:tabs>
        <w:suppressAutoHyphens/>
        <w:spacing w:before="0"/>
        <w:jc w:val="both"/>
        <w:rPr>
          <w:rFonts w:asciiTheme="minorHAnsi" w:hAnsiTheme="minorHAnsi" w:cstheme="minorHAnsi"/>
          <w:color w:val="000000" w:themeColor="text1"/>
          <w:sz w:val="21"/>
          <w:szCs w:val="21"/>
          <w:u w:color="000000" w:themeColor="text1"/>
        </w:rPr>
      </w:pPr>
    </w:p>
    <w:p w14:paraId="3B840BD1" w14:textId="77777777" w:rsidR="00045A2D" w:rsidRPr="0045144B" w:rsidRDefault="00045A2D" w:rsidP="0045144B">
      <w:pPr>
        <w:tabs>
          <w:tab w:val="left" w:pos="5040"/>
        </w:tabs>
        <w:suppressAutoHyphens/>
        <w:spacing w:before="0"/>
        <w:jc w:val="both"/>
        <w:rPr>
          <w:rFonts w:asciiTheme="minorHAnsi" w:hAnsiTheme="minorHAnsi" w:cstheme="minorHAnsi"/>
          <w:color w:val="000000" w:themeColor="text1"/>
          <w:sz w:val="21"/>
          <w:szCs w:val="21"/>
          <w:u w:color="000000" w:themeColor="text1"/>
        </w:rPr>
      </w:pPr>
    </w:p>
    <w:p w14:paraId="53C61735" w14:textId="77777777" w:rsidR="00045A2D" w:rsidRPr="0045144B" w:rsidRDefault="00045A2D" w:rsidP="0045144B">
      <w:pPr>
        <w:suppressAutoHyphens/>
        <w:spacing w:before="0"/>
        <w:jc w:val="both"/>
        <w:rPr>
          <w:rFonts w:asciiTheme="minorHAnsi" w:hAnsiTheme="minorHAnsi" w:cstheme="minorHAnsi"/>
          <w:color w:val="000000" w:themeColor="text1"/>
          <w:sz w:val="21"/>
          <w:szCs w:val="21"/>
          <w:u w:val="single" w:color="000000" w:themeColor="text1"/>
        </w:rPr>
      </w:pPr>
      <w:r w:rsidRPr="0045144B">
        <w:rPr>
          <w:rFonts w:asciiTheme="minorHAnsi" w:hAnsiTheme="minorHAnsi" w:cstheme="minorHAnsi"/>
          <w:color w:val="000000" w:themeColor="text1"/>
          <w:sz w:val="21"/>
          <w:szCs w:val="21"/>
          <w:u w:val="single" w:color="000000" w:themeColor="text1"/>
        </w:rPr>
        <w:tab/>
      </w:r>
      <w:r w:rsidRPr="0045144B">
        <w:rPr>
          <w:rFonts w:asciiTheme="minorHAnsi" w:hAnsiTheme="minorHAnsi" w:cstheme="minorHAnsi"/>
          <w:color w:val="000000" w:themeColor="text1"/>
          <w:sz w:val="21"/>
          <w:szCs w:val="21"/>
          <w:u w:val="single" w:color="000000" w:themeColor="text1"/>
        </w:rPr>
        <w:tab/>
      </w:r>
      <w:r w:rsidRPr="0045144B">
        <w:rPr>
          <w:rFonts w:asciiTheme="minorHAnsi" w:hAnsiTheme="minorHAnsi" w:cstheme="minorHAnsi"/>
          <w:color w:val="000000" w:themeColor="text1"/>
          <w:sz w:val="21"/>
          <w:szCs w:val="21"/>
          <w:u w:val="single" w:color="000000" w:themeColor="text1"/>
        </w:rPr>
        <w:tab/>
      </w:r>
      <w:r w:rsidRPr="0045144B">
        <w:rPr>
          <w:rFonts w:asciiTheme="minorHAnsi" w:hAnsiTheme="minorHAnsi" w:cstheme="minorHAnsi"/>
          <w:color w:val="000000" w:themeColor="text1"/>
          <w:sz w:val="21"/>
          <w:szCs w:val="21"/>
          <w:u w:val="single" w:color="000000" w:themeColor="text1"/>
        </w:rPr>
        <w:tab/>
      </w:r>
      <w:r w:rsidRPr="0045144B">
        <w:rPr>
          <w:rFonts w:asciiTheme="minorHAnsi" w:hAnsiTheme="minorHAnsi" w:cstheme="minorHAnsi"/>
          <w:color w:val="000000" w:themeColor="text1"/>
          <w:sz w:val="21"/>
          <w:szCs w:val="21"/>
          <w:u w:val="single" w:color="000000" w:themeColor="text1"/>
        </w:rPr>
        <w:tab/>
      </w:r>
      <w:r w:rsidRPr="0045144B">
        <w:rPr>
          <w:rFonts w:asciiTheme="minorHAnsi" w:hAnsiTheme="minorHAnsi" w:cstheme="minorHAnsi"/>
          <w:color w:val="000000" w:themeColor="text1"/>
          <w:sz w:val="21"/>
          <w:szCs w:val="21"/>
          <w:u w:val="single" w:color="000000" w:themeColor="text1"/>
        </w:rPr>
        <w:tab/>
      </w:r>
      <w:r w:rsidRPr="0045144B">
        <w:rPr>
          <w:rFonts w:asciiTheme="minorHAnsi" w:hAnsiTheme="minorHAnsi" w:cstheme="minorHAnsi"/>
          <w:color w:val="000000" w:themeColor="text1"/>
          <w:sz w:val="21"/>
          <w:szCs w:val="21"/>
          <w:u w:color="000000" w:themeColor="text1"/>
        </w:rPr>
        <w:tab/>
      </w:r>
      <w:r w:rsidRPr="0045144B">
        <w:rPr>
          <w:rFonts w:asciiTheme="minorHAnsi" w:hAnsiTheme="minorHAnsi" w:cstheme="minorHAnsi"/>
          <w:color w:val="000000" w:themeColor="text1"/>
          <w:sz w:val="21"/>
          <w:szCs w:val="21"/>
          <w:u w:val="single" w:color="000000" w:themeColor="text1"/>
        </w:rPr>
        <w:tab/>
      </w:r>
      <w:r w:rsidRPr="0045144B">
        <w:rPr>
          <w:rFonts w:asciiTheme="minorHAnsi" w:hAnsiTheme="minorHAnsi" w:cstheme="minorHAnsi"/>
          <w:color w:val="000000" w:themeColor="text1"/>
          <w:sz w:val="21"/>
          <w:szCs w:val="21"/>
          <w:u w:val="single" w:color="000000" w:themeColor="text1"/>
        </w:rPr>
        <w:tab/>
      </w:r>
      <w:r w:rsidRPr="0045144B">
        <w:rPr>
          <w:rFonts w:asciiTheme="minorHAnsi" w:hAnsiTheme="minorHAnsi" w:cstheme="minorHAnsi"/>
          <w:color w:val="000000" w:themeColor="text1"/>
          <w:sz w:val="21"/>
          <w:szCs w:val="21"/>
          <w:u w:val="single" w:color="000000" w:themeColor="text1"/>
        </w:rPr>
        <w:tab/>
      </w:r>
      <w:r w:rsidRPr="0045144B">
        <w:rPr>
          <w:rFonts w:asciiTheme="minorHAnsi" w:hAnsiTheme="minorHAnsi" w:cstheme="minorHAnsi"/>
          <w:color w:val="000000" w:themeColor="text1"/>
          <w:sz w:val="21"/>
          <w:szCs w:val="21"/>
          <w:u w:val="single" w:color="000000" w:themeColor="text1"/>
        </w:rPr>
        <w:tab/>
      </w:r>
      <w:r w:rsidRPr="0045144B">
        <w:rPr>
          <w:rFonts w:asciiTheme="minorHAnsi" w:hAnsiTheme="minorHAnsi" w:cstheme="minorHAnsi"/>
          <w:color w:val="000000" w:themeColor="text1"/>
          <w:sz w:val="21"/>
          <w:szCs w:val="21"/>
          <w:u w:val="single" w:color="000000" w:themeColor="text1"/>
        </w:rPr>
        <w:tab/>
      </w:r>
    </w:p>
    <w:p w14:paraId="717534A0" w14:textId="77777777" w:rsidR="00045A2D" w:rsidRPr="0045144B" w:rsidRDefault="00045A2D" w:rsidP="0045144B">
      <w:pPr>
        <w:tabs>
          <w:tab w:val="left" w:pos="4320"/>
        </w:tabs>
        <w:suppressAutoHyphens/>
        <w:spacing w:before="0"/>
        <w:jc w:val="both"/>
        <w:rPr>
          <w:rFonts w:asciiTheme="minorHAnsi" w:hAnsiTheme="minorHAnsi" w:cstheme="minorHAnsi"/>
          <w:color w:val="000000" w:themeColor="text1"/>
          <w:sz w:val="21"/>
          <w:szCs w:val="21"/>
          <w:u w:color="000000" w:themeColor="text1"/>
        </w:rPr>
      </w:pPr>
      <w:r w:rsidRPr="0045144B">
        <w:rPr>
          <w:rFonts w:asciiTheme="minorHAnsi" w:hAnsiTheme="minorHAnsi" w:cstheme="minorHAnsi"/>
          <w:color w:val="000000" w:themeColor="text1"/>
          <w:sz w:val="21"/>
          <w:szCs w:val="21"/>
          <w:u w:color="000000" w:themeColor="text1"/>
        </w:rPr>
        <w:t>SIGN NAME</w:t>
      </w:r>
      <w:r w:rsidRPr="0045144B">
        <w:rPr>
          <w:rFonts w:asciiTheme="minorHAnsi" w:hAnsiTheme="minorHAnsi" w:cstheme="minorHAnsi"/>
          <w:color w:val="000000" w:themeColor="text1"/>
          <w:sz w:val="21"/>
          <w:szCs w:val="21"/>
          <w:u w:color="000000" w:themeColor="text1"/>
        </w:rPr>
        <w:tab/>
      </w:r>
      <w:r w:rsidRPr="0045144B">
        <w:rPr>
          <w:rFonts w:asciiTheme="minorHAnsi" w:hAnsiTheme="minorHAnsi" w:cstheme="minorHAnsi"/>
          <w:color w:val="000000" w:themeColor="text1"/>
          <w:sz w:val="21"/>
          <w:szCs w:val="21"/>
          <w:u w:color="000000" w:themeColor="text1"/>
        </w:rPr>
        <w:tab/>
      </w:r>
      <w:r w:rsidRPr="0045144B">
        <w:rPr>
          <w:rFonts w:asciiTheme="minorHAnsi" w:hAnsiTheme="minorHAnsi" w:cstheme="minorHAnsi"/>
          <w:color w:val="000000" w:themeColor="text1"/>
          <w:sz w:val="21"/>
          <w:szCs w:val="21"/>
          <w:u w:color="000000" w:themeColor="text1"/>
        </w:rPr>
        <w:tab/>
      </w:r>
      <w:r w:rsidRPr="0045144B">
        <w:rPr>
          <w:rFonts w:asciiTheme="minorHAnsi" w:hAnsiTheme="minorHAnsi" w:cstheme="minorHAnsi"/>
          <w:color w:val="000000" w:themeColor="text1"/>
          <w:sz w:val="21"/>
          <w:szCs w:val="21"/>
          <w:u w:color="000000" w:themeColor="text1"/>
        </w:rPr>
        <w:tab/>
      </w:r>
      <w:r w:rsidRPr="0045144B">
        <w:rPr>
          <w:rFonts w:asciiTheme="minorHAnsi" w:hAnsiTheme="minorHAnsi" w:cstheme="minorHAnsi"/>
          <w:color w:val="000000" w:themeColor="text1"/>
          <w:sz w:val="21"/>
          <w:szCs w:val="21"/>
          <w:u w:color="000000" w:themeColor="text1"/>
        </w:rPr>
        <w:tab/>
        <w:t>DATE</w:t>
      </w:r>
    </w:p>
    <w:sectPr w:rsidR="00045A2D" w:rsidRPr="0045144B" w:rsidSect="00EF0A4C">
      <w:headerReference w:type="default" r:id="rId11"/>
      <w:footerReference w:type="default" r:id="rId12"/>
      <w:headerReference w:type="first" r:id="rId13"/>
      <w:footerReference w:type="first" r:id="rId14"/>
      <w:pgSz w:w="12240" w:h="15840" w:code="1"/>
      <w:pgMar w:top="1440" w:right="1440" w:bottom="90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499387" w14:textId="77777777" w:rsidR="00B67604" w:rsidRDefault="00B67604">
      <w:r>
        <w:separator/>
      </w:r>
    </w:p>
  </w:endnote>
  <w:endnote w:type="continuationSeparator" w:id="0">
    <w:p w14:paraId="331C693C" w14:textId="77777777" w:rsidR="00B67604" w:rsidRDefault="00B67604">
      <w:r>
        <w:continuationSeparator/>
      </w:r>
    </w:p>
  </w:endnote>
  <w:endnote w:type="continuationNotice" w:id="1">
    <w:p w14:paraId="1F08EAF6" w14:textId="77777777" w:rsidR="00B67604" w:rsidRDefault="00B67604">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Kalinga">
    <w:charset w:val="00"/>
    <w:family w:val="swiss"/>
    <w:pitch w:val="variable"/>
    <w:sig w:usb0="0008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8DE8E" w14:textId="77777777" w:rsidR="00241020" w:rsidRPr="00556CCE" w:rsidRDefault="00241020" w:rsidP="003F0291">
    <w:pPr>
      <w:pStyle w:val="Footer"/>
      <w:spacing w:before="0"/>
      <w:jc w:val="both"/>
      <w:rPr>
        <w:rFonts w:ascii="Calibri" w:hAnsi="Calibri"/>
        <w:sz w:val="22"/>
        <w:szCs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E9EFF" w14:textId="77777777" w:rsidR="00B856A2" w:rsidRPr="0002034F" w:rsidRDefault="00B856A2" w:rsidP="00B856A2">
    <w:pPr>
      <w:tabs>
        <w:tab w:val="center" w:pos="4680"/>
        <w:tab w:val="right" w:pos="9360"/>
      </w:tabs>
      <w:jc w:val="center"/>
      <w:rPr>
        <w:rFonts w:ascii="Kalinga" w:eastAsia="Calibri" w:hAnsi="Kalinga" w:cs="Kalinga"/>
        <w:color w:val="636466"/>
        <w:sz w:val="16"/>
        <w:szCs w:val="16"/>
      </w:rPr>
    </w:pPr>
    <w:bookmarkStart w:id="111" w:name="_Hlk68074589"/>
    <w:bookmarkStart w:id="112" w:name="_Hlk74142415"/>
    <w:r w:rsidRPr="0002034F">
      <w:rPr>
        <w:rFonts w:ascii="Kalinga" w:eastAsia="Calibri" w:hAnsi="Kalinga" w:cs="Kalinga"/>
        <w:color w:val="636466"/>
        <w:sz w:val="16"/>
        <w:szCs w:val="16"/>
      </w:rPr>
      <w:t xml:space="preserve">15760 Ventura Blvd.  |  Suite 1700  |  Encino  |  California  |  91436  |  </w:t>
    </w:r>
    <w:r w:rsidRPr="0002034F">
      <w:rPr>
        <w:rFonts w:ascii="Kalinga" w:eastAsia="Calibri" w:hAnsi="Kalinga" w:cs="Kalinga"/>
        <w:color w:val="5078A6"/>
        <w:sz w:val="16"/>
        <w:szCs w:val="16"/>
      </w:rPr>
      <w:t>T / 818.849.3150</w:t>
    </w:r>
    <w:r w:rsidRPr="0002034F">
      <w:rPr>
        <w:rFonts w:ascii="Kalinga" w:eastAsia="Calibri" w:hAnsi="Kalinga" w:cs="Kalinga"/>
        <w:color w:val="636466"/>
        <w:sz w:val="16"/>
        <w:szCs w:val="16"/>
      </w:rPr>
      <w:t xml:space="preserve">  |  F / 818.849.3141  |  </w:t>
    </w:r>
    <w:r w:rsidRPr="00B10905">
      <w:rPr>
        <w:rFonts w:ascii="Kalinga" w:eastAsia="Calibri" w:hAnsi="Kalinga" w:cs="Kalinga"/>
        <w:sz w:val="16"/>
        <w:szCs w:val="16"/>
      </w:rPr>
      <w:t>www.hcvt.com</w:t>
    </w:r>
  </w:p>
  <w:bookmarkEnd w:id="111"/>
  <w:bookmarkEnd w:id="11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F5CAC2" w14:textId="77777777" w:rsidR="00B67604" w:rsidRDefault="00B67604">
      <w:r>
        <w:separator/>
      </w:r>
    </w:p>
  </w:footnote>
  <w:footnote w:type="continuationSeparator" w:id="0">
    <w:p w14:paraId="6F5723AB" w14:textId="77777777" w:rsidR="00B67604" w:rsidRDefault="00B67604">
      <w:r>
        <w:continuationSeparator/>
      </w:r>
    </w:p>
  </w:footnote>
  <w:footnote w:type="continuationNotice" w:id="1">
    <w:p w14:paraId="0DAD84BC" w14:textId="77777777" w:rsidR="00B67604" w:rsidRDefault="00B67604">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09320" w14:textId="77777777" w:rsidR="009C2894" w:rsidRDefault="009C2894" w:rsidP="009C2894">
    <w:pPr>
      <w:pStyle w:val="address"/>
      <w:widowControl/>
      <w:suppressAutoHyphens/>
      <w:spacing w:before="0"/>
      <w:jc w:val="both"/>
      <w:rPr>
        <w:rFonts w:asciiTheme="minorHAnsi" w:hAnsiTheme="minorHAnsi" w:cstheme="minorHAnsi"/>
        <w:b w:val="0"/>
        <w:color w:val="000000" w:themeColor="text1"/>
        <w:sz w:val="21"/>
        <w:szCs w:val="21"/>
        <w:u w:color="000000" w:themeColor="text1"/>
      </w:rPr>
    </w:pPr>
    <w:r w:rsidRPr="0045144B">
      <w:rPr>
        <w:rFonts w:asciiTheme="minorHAnsi" w:hAnsiTheme="minorHAnsi" w:cstheme="minorHAnsi"/>
        <w:b w:val="0"/>
        <w:color w:val="000000" w:themeColor="text1"/>
        <w:sz w:val="21"/>
        <w:szCs w:val="21"/>
        <w:u w:color="000000" w:themeColor="text1"/>
      </w:rPr>
      <w:t>[ACQUIRER NAME OR LENDER NAME]</w:t>
    </w:r>
  </w:p>
  <w:p w14:paraId="182CBB76" w14:textId="77777777" w:rsidR="009C2894" w:rsidRPr="0045144B" w:rsidRDefault="009C2894" w:rsidP="009C2894">
    <w:pPr>
      <w:pStyle w:val="address"/>
      <w:widowControl/>
      <w:suppressAutoHyphens/>
      <w:spacing w:before="0"/>
      <w:jc w:val="both"/>
      <w:rPr>
        <w:rFonts w:asciiTheme="minorHAnsi" w:hAnsiTheme="minorHAnsi" w:cstheme="minorHAnsi"/>
        <w:b w:val="0"/>
        <w:color w:val="000000" w:themeColor="text1"/>
        <w:sz w:val="21"/>
        <w:szCs w:val="21"/>
        <w:u w:color="000000" w:themeColor="text1"/>
      </w:rPr>
    </w:pPr>
    <w:r>
      <w:rPr>
        <w:rFonts w:asciiTheme="minorHAnsi" w:hAnsiTheme="minorHAnsi" w:cstheme="minorHAnsi"/>
        <w:b w:val="0"/>
        <w:color w:val="000000" w:themeColor="text1"/>
        <w:sz w:val="21"/>
        <w:szCs w:val="21"/>
        <w:u w:color="000000" w:themeColor="text1"/>
      </w:rPr>
      <w:t>[COMPANY NAME]</w:t>
    </w:r>
  </w:p>
  <w:p w14:paraId="5D7030FE" w14:textId="5CE76017" w:rsidR="002D7419" w:rsidRPr="00A60E77" w:rsidRDefault="00C17FE2" w:rsidP="002D7419">
    <w:pPr>
      <w:pStyle w:val="BodyText2"/>
      <w:suppressAutoHyphens/>
      <w:spacing w:before="0" w:line="240" w:lineRule="auto"/>
      <w:jc w:val="both"/>
      <w:rPr>
        <w:rFonts w:ascii="Calibri" w:hAnsi="Calibri" w:cs="Calibri"/>
        <w:b w:val="0"/>
        <w:color w:val="000000" w:themeColor="text1"/>
        <w:sz w:val="21"/>
        <w:szCs w:val="21"/>
        <w:u w:color="000000" w:themeColor="text1"/>
      </w:rPr>
    </w:pPr>
    <w:r>
      <w:rPr>
        <w:rFonts w:ascii="Calibri" w:hAnsi="Calibri" w:cs="Calibri"/>
        <w:b w:val="0"/>
        <w:color w:val="000000" w:themeColor="text1"/>
        <w:sz w:val="21"/>
        <w:szCs w:val="21"/>
        <w:u w:color="000000" w:themeColor="text1"/>
      </w:rPr>
      <w:fldChar w:fldCharType="begin"/>
    </w:r>
    <w:r>
      <w:rPr>
        <w:rFonts w:ascii="Calibri" w:hAnsi="Calibri" w:cs="Calibri"/>
        <w:b w:val="0"/>
        <w:color w:val="000000" w:themeColor="text1"/>
        <w:sz w:val="21"/>
        <w:szCs w:val="21"/>
        <w:u w:color="000000" w:themeColor="text1"/>
      </w:rPr>
      <w:instrText xml:space="preserve"> DATE \@ "MMMM d, yyyy" </w:instrText>
    </w:r>
    <w:r>
      <w:rPr>
        <w:rFonts w:ascii="Calibri" w:hAnsi="Calibri" w:cs="Calibri"/>
        <w:b w:val="0"/>
        <w:color w:val="000000" w:themeColor="text1"/>
        <w:sz w:val="21"/>
        <w:szCs w:val="21"/>
        <w:u w:color="000000" w:themeColor="text1"/>
      </w:rPr>
      <w:fldChar w:fldCharType="separate"/>
    </w:r>
    <w:ins w:id="108" w:author="Steve Squillario" w:date="2026-02-25T10:56:00Z" w16du:dateUtc="2026-02-25T18:56:00Z">
      <w:r w:rsidR="009A4A57">
        <w:rPr>
          <w:rFonts w:ascii="Calibri" w:hAnsi="Calibri" w:cs="Calibri"/>
          <w:b w:val="0"/>
          <w:noProof/>
          <w:color w:val="000000" w:themeColor="text1"/>
          <w:sz w:val="21"/>
          <w:szCs w:val="21"/>
          <w:u w:color="000000" w:themeColor="text1"/>
        </w:rPr>
        <w:t>February 25, 2026</w:t>
      </w:r>
    </w:ins>
    <w:del w:id="109" w:author="Steve Squillario" w:date="2026-02-25T10:56:00Z" w16du:dateUtc="2026-02-25T18:56:00Z">
      <w:r w:rsidR="00EE29A8" w:rsidDel="009A4A57">
        <w:rPr>
          <w:rFonts w:ascii="Calibri" w:hAnsi="Calibri" w:cs="Calibri"/>
          <w:b w:val="0"/>
          <w:noProof/>
          <w:color w:val="000000" w:themeColor="text1"/>
          <w:sz w:val="21"/>
          <w:szCs w:val="21"/>
          <w:u w:color="000000" w:themeColor="text1"/>
        </w:rPr>
        <w:delText>February 24, 2026</w:delText>
      </w:r>
    </w:del>
    <w:r>
      <w:rPr>
        <w:rFonts w:ascii="Calibri" w:hAnsi="Calibri" w:cs="Calibri"/>
        <w:b w:val="0"/>
        <w:color w:val="000000" w:themeColor="text1"/>
        <w:sz w:val="21"/>
        <w:szCs w:val="21"/>
        <w:u w:color="000000" w:themeColor="text1"/>
      </w:rPr>
      <w:fldChar w:fldCharType="end"/>
    </w:r>
  </w:p>
  <w:p w14:paraId="18D68169" w14:textId="02D09706" w:rsidR="00241020" w:rsidRPr="002E0039" w:rsidRDefault="00241020" w:rsidP="003F0291">
    <w:pPr>
      <w:pStyle w:val="Header"/>
      <w:suppressAutoHyphens/>
      <w:spacing w:before="0"/>
      <w:jc w:val="both"/>
      <w:rPr>
        <w:rStyle w:val="PageNumber"/>
        <w:rFonts w:asciiTheme="minorHAnsi" w:hAnsiTheme="minorHAnsi"/>
        <w:color w:val="000000" w:themeColor="text1"/>
        <w:sz w:val="21"/>
        <w:szCs w:val="21"/>
      </w:rPr>
    </w:pPr>
    <w:r w:rsidRPr="002E0039">
      <w:rPr>
        <w:rFonts w:asciiTheme="minorHAnsi" w:hAnsiTheme="minorHAnsi"/>
        <w:color w:val="000000" w:themeColor="text1"/>
        <w:sz w:val="21"/>
        <w:szCs w:val="21"/>
      </w:rPr>
      <w:t xml:space="preserve">Page </w:t>
    </w:r>
    <w:r w:rsidRPr="002E0039">
      <w:rPr>
        <w:rStyle w:val="PageNumber"/>
        <w:rFonts w:asciiTheme="minorHAnsi" w:hAnsiTheme="minorHAnsi"/>
        <w:color w:val="000000" w:themeColor="text1"/>
        <w:sz w:val="21"/>
        <w:szCs w:val="21"/>
      </w:rPr>
      <w:fldChar w:fldCharType="begin"/>
    </w:r>
    <w:r w:rsidRPr="002E0039">
      <w:rPr>
        <w:rStyle w:val="PageNumber"/>
        <w:rFonts w:asciiTheme="minorHAnsi" w:hAnsiTheme="minorHAnsi"/>
        <w:color w:val="000000" w:themeColor="text1"/>
        <w:sz w:val="21"/>
        <w:szCs w:val="21"/>
      </w:rPr>
      <w:instrText xml:space="preserve"> PAGE </w:instrText>
    </w:r>
    <w:r w:rsidRPr="002E0039">
      <w:rPr>
        <w:rStyle w:val="PageNumber"/>
        <w:rFonts w:asciiTheme="minorHAnsi" w:hAnsiTheme="minorHAnsi"/>
        <w:color w:val="000000" w:themeColor="text1"/>
        <w:sz w:val="21"/>
        <w:szCs w:val="21"/>
      </w:rPr>
      <w:fldChar w:fldCharType="separate"/>
    </w:r>
    <w:r>
      <w:rPr>
        <w:rStyle w:val="PageNumber"/>
        <w:rFonts w:asciiTheme="minorHAnsi" w:hAnsiTheme="minorHAnsi"/>
        <w:noProof/>
        <w:color w:val="000000" w:themeColor="text1"/>
        <w:sz w:val="21"/>
        <w:szCs w:val="21"/>
      </w:rPr>
      <w:t>21</w:t>
    </w:r>
    <w:r w:rsidRPr="002E0039">
      <w:rPr>
        <w:rStyle w:val="PageNumber"/>
        <w:rFonts w:asciiTheme="minorHAnsi" w:hAnsiTheme="minorHAnsi"/>
        <w:color w:val="000000" w:themeColor="text1"/>
        <w:sz w:val="21"/>
        <w:szCs w:val="21"/>
      </w:rPr>
      <w:fldChar w:fldCharType="end"/>
    </w:r>
    <w:r w:rsidRPr="002E0039">
      <w:rPr>
        <w:rStyle w:val="PageNumber"/>
        <w:rFonts w:asciiTheme="minorHAnsi" w:hAnsiTheme="minorHAnsi"/>
        <w:color w:val="000000" w:themeColor="text1"/>
        <w:sz w:val="21"/>
        <w:szCs w:val="21"/>
      </w:rPr>
      <w:t xml:space="preserve"> of </w:t>
    </w:r>
    <w:r w:rsidRPr="002E0039">
      <w:rPr>
        <w:rStyle w:val="PageNumber"/>
        <w:rFonts w:asciiTheme="minorHAnsi" w:hAnsiTheme="minorHAnsi"/>
        <w:color w:val="000000" w:themeColor="text1"/>
        <w:sz w:val="21"/>
        <w:szCs w:val="21"/>
      </w:rPr>
      <w:fldChar w:fldCharType="begin"/>
    </w:r>
    <w:r w:rsidRPr="002E0039">
      <w:rPr>
        <w:rStyle w:val="PageNumber"/>
        <w:rFonts w:asciiTheme="minorHAnsi" w:hAnsiTheme="minorHAnsi"/>
        <w:color w:val="000000" w:themeColor="text1"/>
        <w:sz w:val="21"/>
        <w:szCs w:val="21"/>
      </w:rPr>
      <w:instrText xml:space="preserve"> NUMPAGES </w:instrText>
    </w:r>
    <w:r w:rsidRPr="002E0039">
      <w:rPr>
        <w:rStyle w:val="PageNumber"/>
        <w:rFonts w:asciiTheme="minorHAnsi" w:hAnsiTheme="minorHAnsi"/>
        <w:color w:val="000000" w:themeColor="text1"/>
        <w:sz w:val="21"/>
        <w:szCs w:val="21"/>
      </w:rPr>
      <w:fldChar w:fldCharType="separate"/>
    </w:r>
    <w:r>
      <w:rPr>
        <w:rStyle w:val="PageNumber"/>
        <w:rFonts w:asciiTheme="minorHAnsi" w:hAnsiTheme="minorHAnsi"/>
        <w:noProof/>
        <w:color w:val="000000" w:themeColor="text1"/>
        <w:sz w:val="21"/>
        <w:szCs w:val="21"/>
      </w:rPr>
      <w:t>29</w:t>
    </w:r>
    <w:r w:rsidRPr="002E0039">
      <w:rPr>
        <w:rStyle w:val="PageNumber"/>
        <w:rFonts w:asciiTheme="minorHAnsi" w:hAnsiTheme="minorHAnsi"/>
        <w:color w:val="000000" w:themeColor="text1"/>
        <w:sz w:val="21"/>
        <w:szCs w:val="21"/>
      </w:rPr>
      <w:fldChar w:fldCharType="end"/>
    </w:r>
  </w:p>
  <w:p w14:paraId="782F45E0" w14:textId="77777777" w:rsidR="00241020" w:rsidRDefault="00241020" w:rsidP="003F0291">
    <w:pPr>
      <w:pStyle w:val="Header"/>
      <w:suppressAutoHyphens/>
      <w:spacing w:before="0"/>
      <w:jc w:val="both"/>
      <w:rPr>
        <w:rFonts w:asciiTheme="minorHAnsi" w:hAnsiTheme="minorHAnsi"/>
        <w:color w:val="000000" w:themeColor="text1"/>
        <w:sz w:val="21"/>
        <w:szCs w:val="21"/>
      </w:rPr>
    </w:pPr>
  </w:p>
  <w:p w14:paraId="278914BD" w14:textId="77777777" w:rsidR="00C17FE2" w:rsidRPr="002E0039" w:rsidRDefault="00C17FE2" w:rsidP="003F0291">
    <w:pPr>
      <w:pStyle w:val="Header"/>
      <w:suppressAutoHyphens/>
      <w:spacing w:before="0"/>
      <w:jc w:val="both"/>
      <w:rPr>
        <w:rFonts w:asciiTheme="minorHAnsi" w:hAnsiTheme="minorHAnsi"/>
        <w:color w:val="000000" w:themeColor="text1"/>
        <w:sz w:val="21"/>
        <w:szCs w:val="21"/>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72740" w14:textId="77777777" w:rsidR="00241020" w:rsidRPr="00C4017A" w:rsidRDefault="00241020" w:rsidP="00C4017A">
    <w:pPr>
      <w:tabs>
        <w:tab w:val="clear" w:pos="576"/>
        <w:tab w:val="clear" w:pos="1152"/>
        <w:tab w:val="clear" w:pos="1728"/>
        <w:tab w:val="clear" w:pos="2304"/>
        <w:tab w:val="clear" w:pos="2880"/>
        <w:tab w:val="center" w:pos="4680"/>
        <w:tab w:val="right" w:pos="9360"/>
      </w:tabs>
      <w:spacing w:before="0" w:line="228" w:lineRule="auto"/>
      <w:jc w:val="right"/>
      <w:rPr>
        <w:rFonts w:ascii="Arial" w:eastAsia="Calibri" w:hAnsi="Arial" w:cs="Kalinga"/>
        <w:color w:val="636466"/>
        <w:sz w:val="16"/>
        <w:szCs w:val="16"/>
      </w:rPr>
    </w:pPr>
    <w:bookmarkStart w:id="110" w:name="_Hlk74142403"/>
  </w:p>
  <w:p w14:paraId="7439C167" w14:textId="77777777" w:rsidR="00241020" w:rsidRPr="00C4017A" w:rsidRDefault="00241020" w:rsidP="00C4017A">
    <w:pPr>
      <w:tabs>
        <w:tab w:val="clear" w:pos="576"/>
        <w:tab w:val="clear" w:pos="1152"/>
        <w:tab w:val="clear" w:pos="1728"/>
        <w:tab w:val="clear" w:pos="2304"/>
        <w:tab w:val="clear" w:pos="2880"/>
        <w:tab w:val="center" w:pos="4680"/>
        <w:tab w:val="right" w:pos="9360"/>
      </w:tabs>
      <w:spacing w:before="0" w:line="228" w:lineRule="auto"/>
      <w:jc w:val="right"/>
      <w:rPr>
        <w:rFonts w:ascii="Arial" w:eastAsia="Calibri" w:hAnsi="Arial" w:cs="Kalinga"/>
        <w:color w:val="636466"/>
        <w:sz w:val="16"/>
        <w:szCs w:val="16"/>
      </w:rPr>
    </w:pPr>
    <w:r w:rsidRPr="00C4017A">
      <w:rPr>
        <w:rFonts w:ascii="Arial" w:eastAsia="Calibri" w:hAnsi="Arial" w:cs="Kalinga"/>
        <w:noProof/>
        <w:color w:val="636466"/>
        <w:sz w:val="16"/>
        <w:szCs w:val="16"/>
      </w:rPr>
      <w:drawing>
        <wp:anchor distT="0" distB="0" distL="114300" distR="114300" simplePos="0" relativeHeight="251659264" behindDoc="1" locked="0" layoutInCell="1" allowOverlap="1" wp14:anchorId="2C4E7B0F" wp14:editId="59D3CB49">
          <wp:simplePos x="0" y="0"/>
          <wp:positionH relativeFrom="column">
            <wp:posOffset>0</wp:posOffset>
          </wp:positionH>
          <wp:positionV relativeFrom="paragraph">
            <wp:posOffset>-4103</wp:posOffset>
          </wp:positionV>
          <wp:extent cx="1993265" cy="578485"/>
          <wp:effectExtent l="0" t="0" r="698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CVT LOGO_PARTNERS_v2-0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993265" cy="578485"/>
                  </a:xfrm>
                  <a:prstGeom prst="rect">
                    <a:avLst/>
                  </a:prstGeom>
                </pic:spPr>
              </pic:pic>
            </a:graphicData>
          </a:graphic>
          <wp14:sizeRelH relativeFrom="page">
            <wp14:pctWidth>0</wp14:pctWidth>
          </wp14:sizeRelH>
          <wp14:sizeRelV relativeFrom="page">
            <wp14:pctHeight>0</wp14:pctHeight>
          </wp14:sizeRelV>
        </wp:anchor>
      </w:drawing>
    </w:r>
  </w:p>
  <w:p w14:paraId="66BD6FB2" w14:textId="77777777" w:rsidR="00241020" w:rsidRPr="00C4017A" w:rsidRDefault="00241020" w:rsidP="00C4017A">
    <w:pPr>
      <w:tabs>
        <w:tab w:val="clear" w:pos="576"/>
        <w:tab w:val="clear" w:pos="1152"/>
        <w:tab w:val="clear" w:pos="1728"/>
        <w:tab w:val="clear" w:pos="2304"/>
        <w:tab w:val="clear" w:pos="2880"/>
        <w:tab w:val="center" w:pos="4680"/>
        <w:tab w:val="right" w:pos="9360"/>
      </w:tabs>
      <w:spacing w:before="0" w:line="228" w:lineRule="auto"/>
      <w:jc w:val="right"/>
      <w:rPr>
        <w:rFonts w:ascii="Arial" w:eastAsia="Calibri" w:hAnsi="Arial" w:cs="Kalinga"/>
        <w:color w:val="636466"/>
        <w:sz w:val="16"/>
        <w:szCs w:val="16"/>
      </w:rPr>
    </w:pPr>
  </w:p>
  <w:p w14:paraId="0C72F36F" w14:textId="77777777" w:rsidR="00241020" w:rsidRPr="00C4017A" w:rsidRDefault="00241020" w:rsidP="00C4017A">
    <w:pPr>
      <w:tabs>
        <w:tab w:val="clear" w:pos="576"/>
        <w:tab w:val="clear" w:pos="1152"/>
        <w:tab w:val="clear" w:pos="1728"/>
        <w:tab w:val="clear" w:pos="2304"/>
        <w:tab w:val="clear" w:pos="2880"/>
        <w:tab w:val="center" w:pos="4680"/>
        <w:tab w:val="right" w:pos="9360"/>
      </w:tabs>
      <w:spacing w:before="0" w:line="228" w:lineRule="auto"/>
      <w:jc w:val="right"/>
      <w:rPr>
        <w:rFonts w:ascii="Arial" w:eastAsia="Calibri" w:hAnsi="Arial" w:cs="Kalinga"/>
        <w:color w:val="636466"/>
        <w:sz w:val="16"/>
        <w:szCs w:val="16"/>
      </w:rPr>
    </w:pPr>
  </w:p>
  <w:p w14:paraId="30F18ECA" w14:textId="77777777" w:rsidR="00241020" w:rsidRPr="00C4017A" w:rsidRDefault="00241020" w:rsidP="00C4017A">
    <w:pPr>
      <w:tabs>
        <w:tab w:val="clear" w:pos="576"/>
        <w:tab w:val="clear" w:pos="1152"/>
        <w:tab w:val="clear" w:pos="1728"/>
        <w:tab w:val="clear" w:pos="2304"/>
        <w:tab w:val="clear" w:pos="2880"/>
        <w:tab w:val="center" w:pos="4680"/>
        <w:tab w:val="right" w:pos="9360"/>
      </w:tabs>
      <w:spacing w:before="0" w:line="228" w:lineRule="auto"/>
      <w:jc w:val="right"/>
      <w:rPr>
        <w:rFonts w:ascii="Arial" w:eastAsia="Calibri" w:hAnsi="Arial" w:cs="Kalinga"/>
        <w:color w:val="636466"/>
        <w:sz w:val="16"/>
        <w:szCs w:val="16"/>
      </w:rPr>
    </w:pPr>
  </w:p>
  <w:p w14:paraId="3DFFAE54" w14:textId="77777777" w:rsidR="00241020" w:rsidRPr="00C4017A" w:rsidRDefault="00241020" w:rsidP="00C4017A">
    <w:pPr>
      <w:tabs>
        <w:tab w:val="clear" w:pos="576"/>
        <w:tab w:val="clear" w:pos="1152"/>
        <w:tab w:val="clear" w:pos="1728"/>
        <w:tab w:val="clear" w:pos="2304"/>
        <w:tab w:val="clear" w:pos="2880"/>
        <w:tab w:val="center" w:pos="4680"/>
        <w:tab w:val="right" w:pos="9360"/>
      </w:tabs>
      <w:spacing w:before="0" w:line="228" w:lineRule="auto"/>
      <w:jc w:val="right"/>
      <w:rPr>
        <w:rFonts w:ascii="Arial" w:eastAsia="Calibri" w:hAnsi="Arial"/>
        <w:color w:val="636466"/>
        <w:sz w:val="16"/>
        <w:szCs w:val="16"/>
      </w:rPr>
    </w:pPr>
  </w:p>
  <w:p w14:paraId="14CFA948" w14:textId="77777777" w:rsidR="00241020" w:rsidRPr="00C4017A" w:rsidRDefault="00241020" w:rsidP="00C4017A">
    <w:pPr>
      <w:tabs>
        <w:tab w:val="clear" w:pos="576"/>
        <w:tab w:val="clear" w:pos="1152"/>
        <w:tab w:val="clear" w:pos="1728"/>
        <w:tab w:val="clear" w:pos="2304"/>
        <w:tab w:val="clear" w:pos="2880"/>
        <w:tab w:val="center" w:pos="4680"/>
        <w:tab w:val="right" w:pos="9360"/>
      </w:tabs>
      <w:spacing w:before="0" w:line="228" w:lineRule="auto"/>
      <w:jc w:val="right"/>
      <w:rPr>
        <w:rFonts w:ascii="Arial" w:eastAsia="Calibri" w:hAnsi="Arial"/>
        <w:color w:val="636466"/>
        <w:sz w:val="16"/>
        <w:szCs w:val="16"/>
      </w:rPr>
    </w:pPr>
  </w:p>
  <w:p w14:paraId="7D9DDDAF" w14:textId="77777777" w:rsidR="00241020" w:rsidRPr="00C4017A" w:rsidRDefault="00241020" w:rsidP="00C4017A">
    <w:pPr>
      <w:tabs>
        <w:tab w:val="clear" w:pos="576"/>
        <w:tab w:val="clear" w:pos="1152"/>
        <w:tab w:val="clear" w:pos="1728"/>
        <w:tab w:val="clear" w:pos="2304"/>
        <w:tab w:val="clear" w:pos="2880"/>
        <w:tab w:val="center" w:pos="4680"/>
        <w:tab w:val="right" w:pos="9360"/>
      </w:tabs>
      <w:spacing w:before="0" w:line="228" w:lineRule="auto"/>
      <w:jc w:val="right"/>
      <w:rPr>
        <w:rFonts w:ascii="Arial" w:eastAsia="Calibri" w:hAnsi="Arial"/>
        <w:color w:val="636466"/>
        <w:sz w:val="16"/>
        <w:szCs w:val="16"/>
      </w:rPr>
    </w:pPr>
  </w:p>
  <w:bookmarkEnd w:id="110"/>
  <w:p w14:paraId="2C3F3660" w14:textId="1DDB0122" w:rsidR="00241020" w:rsidRPr="00C4017A" w:rsidRDefault="00241020" w:rsidP="00C4017A">
    <w:pPr>
      <w:pStyle w:val="Header"/>
      <w:rPr>
        <w:rFonts w:eastAsia="Calibr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94AA6"/>
    <w:multiLevelType w:val="multilevel"/>
    <w:tmpl w:val="D882AF5A"/>
    <w:lvl w:ilvl="0">
      <w:start w:val="1"/>
      <w:numFmt w:val="decimal"/>
      <w:lvlText w:val="%1."/>
      <w:lvlJc w:val="left"/>
      <w:pPr>
        <w:tabs>
          <w:tab w:val="num" w:pos="720"/>
        </w:tabs>
        <w:ind w:left="1440" w:hanging="720"/>
      </w:pPr>
      <w:rPr>
        <w:rFonts w:ascii="Arial" w:hAnsi="Arial" w:hint="default"/>
        <w:b w:val="0"/>
        <w:i w:val="0"/>
        <w:sz w:val="22"/>
      </w:rPr>
    </w:lvl>
    <w:lvl w:ilvl="1">
      <w:start w:val="1"/>
      <w:numFmt w:val="lowerLetter"/>
      <w:lvlText w:val="%2."/>
      <w:lvlJc w:val="left"/>
      <w:pPr>
        <w:tabs>
          <w:tab w:val="num" w:pos="720"/>
        </w:tabs>
        <w:ind w:left="1944" w:hanging="864"/>
      </w:pPr>
      <w:rPr>
        <w:rFonts w:asciiTheme="minorHAnsi" w:hAnsiTheme="minorHAnsi" w:hint="default"/>
        <w:b w:val="0"/>
        <w:i w:val="0"/>
        <w:caps w:val="0"/>
        <w:sz w:val="21"/>
        <w:szCs w:val="21"/>
      </w:rPr>
    </w:lvl>
    <w:lvl w:ilvl="2">
      <w:start w:val="1"/>
      <w:numFmt w:val="decimal"/>
      <w:lvlText w:val="%3)"/>
      <w:lvlJc w:val="left"/>
      <w:pPr>
        <w:tabs>
          <w:tab w:val="num" w:pos="1080"/>
        </w:tabs>
        <w:ind w:left="2952" w:hanging="792"/>
      </w:pPr>
      <w:rPr>
        <w:rFonts w:asciiTheme="minorHAnsi" w:hAnsiTheme="minorHAnsi" w:hint="default"/>
        <w:b w:val="0"/>
        <w:i w:val="0"/>
        <w:sz w:val="21"/>
        <w:szCs w:val="21"/>
      </w:rPr>
    </w:lvl>
    <w:lvl w:ilvl="3">
      <w:start w:val="1"/>
      <w:numFmt w:val="lowerLetter"/>
      <w:lvlText w:val="(%4)"/>
      <w:lvlJc w:val="left"/>
      <w:pPr>
        <w:tabs>
          <w:tab w:val="num" w:pos="1440"/>
        </w:tabs>
        <w:ind w:left="1440" w:hanging="360"/>
      </w:pPr>
      <w:rPr>
        <w:rFonts w:ascii="Arial" w:hAnsi="Arial" w:hint="default"/>
        <w:b w:val="0"/>
        <w:i w:val="0"/>
        <w:sz w:val="22"/>
      </w:rPr>
    </w:lvl>
    <w:lvl w:ilvl="4">
      <w:start w:val="1"/>
      <w:numFmt w:val="lowerLetter"/>
      <w:lvlText w:val="%5."/>
      <w:lvlJc w:val="left"/>
      <w:pPr>
        <w:tabs>
          <w:tab w:val="num" w:pos="1800"/>
        </w:tabs>
        <w:ind w:left="1800" w:hanging="360"/>
      </w:pPr>
      <w:rPr>
        <w:rFonts w:ascii="Arial" w:hAnsi="Arial" w:hint="default"/>
        <w:b w:val="0"/>
        <w:i w:val="0"/>
        <w:sz w:val="22"/>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15:restartNumberingAfterBreak="0">
    <w:nsid w:val="04EB5BC0"/>
    <w:multiLevelType w:val="multilevel"/>
    <w:tmpl w:val="FA1A4CD6"/>
    <w:lvl w:ilvl="0">
      <w:start w:val="1"/>
      <w:numFmt w:val="decimal"/>
      <w:lvlText w:val="%1."/>
      <w:lvlJc w:val="left"/>
      <w:pPr>
        <w:tabs>
          <w:tab w:val="num" w:pos="720"/>
        </w:tabs>
        <w:ind w:left="1440" w:hanging="720"/>
      </w:pPr>
      <w:rPr>
        <w:rFonts w:ascii="Times New Roman" w:hAnsi="Times New Roman" w:hint="default"/>
        <w:b w:val="0"/>
        <w:i w:val="0"/>
        <w:sz w:val="24"/>
      </w:rPr>
    </w:lvl>
    <w:lvl w:ilvl="1">
      <w:start w:val="1"/>
      <w:numFmt w:val="lowerLetter"/>
      <w:lvlText w:val="%2."/>
      <w:lvlJc w:val="left"/>
      <w:pPr>
        <w:tabs>
          <w:tab w:val="num" w:pos="720"/>
        </w:tabs>
        <w:ind w:left="1944" w:hanging="864"/>
      </w:pPr>
      <w:rPr>
        <w:rFonts w:ascii="Times New Roman" w:hAnsi="Times New Roman" w:hint="default"/>
        <w:b w:val="0"/>
        <w:i w:val="0"/>
        <w:caps w:val="0"/>
        <w:sz w:val="24"/>
      </w:rPr>
    </w:lvl>
    <w:lvl w:ilvl="2">
      <w:start w:val="1"/>
      <w:numFmt w:val="decimal"/>
      <w:lvlText w:val="%3)"/>
      <w:lvlJc w:val="left"/>
      <w:pPr>
        <w:tabs>
          <w:tab w:val="num" w:pos="1170"/>
        </w:tabs>
        <w:ind w:left="3042" w:hanging="792"/>
      </w:pPr>
      <w:rPr>
        <w:rFonts w:asciiTheme="minorHAnsi" w:hAnsiTheme="minorHAnsi" w:hint="default"/>
        <w:b w:val="0"/>
        <w:i w:val="0"/>
        <w:sz w:val="21"/>
        <w:szCs w:val="21"/>
      </w:rPr>
    </w:lvl>
    <w:lvl w:ilvl="3">
      <w:start w:val="1"/>
      <w:numFmt w:val="lowerLetter"/>
      <w:lvlText w:val="(%4)"/>
      <w:lvlJc w:val="left"/>
      <w:pPr>
        <w:tabs>
          <w:tab w:val="num" w:pos="1440"/>
        </w:tabs>
        <w:ind w:left="1440" w:hanging="360"/>
      </w:pPr>
      <w:rPr>
        <w:rFonts w:ascii="Arial" w:hAnsi="Arial" w:hint="default"/>
        <w:b w:val="0"/>
        <w:i w:val="0"/>
        <w:sz w:val="22"/>
      </w:rPr>
    </w:lvl>
    <w:lvl w:ilvl="4">
      <w:start w:val="1"/>
      <w:numFmt w:val="lowerLetter"/>
      <w:lvlText w:val="%5."/>
      <w:lvlJc w:val="left"/>
      <w:pPr>
        <w:tabs>
          <w:tab w:val="num" w:pos="1800"/>
        </w:tabs>
        <w:ind w:left="1800" w:hanging="360"/>
      </w:pPr>
      <w:rPr>
        <w:rFonts w:ascii="Arial" w:hAnsi="Arial" w:hint="default"/>
        <w:b w:val="0"/>
        <w:i w:val="0"/>
        <w:sz w:val="22"/>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 w15:restartNumberingAfterBreak="0">
    <w:nsid w:val="05472E10"/>
    <w:multiLevelType w:val="multilevel"/>
    <w:tmpl w:val="FA1A4CD6"/>
    <w:lvl w:ilvl="0">
      <w:start w:val="1"/>
      <w:numFmt w:val="decimal"/>
      <w:lvlText w:val="%1."/>
      <w:lvlJc w:val="left"/>
      <w:pPr>
        <w:tabs>
          <w:tab w:val="num" w:pos="720"/>
        </w:tabs>
        <w:ind w:left="1440" w:hanging="720"/>
      </w:pPr>
      <w:rPr>
        <w:rFonts w:ascii="Times New Roman" w:hAnsi="Times New Roman" w:hint="default"/>
        <w:b w:val="0"/>
        <w:i w:val="0"/>
        <w:sz w:val="24"/>
      </w:rPr>
    </w:lvl>
    <w:lvl w:ilvl="1">
      <w:start w:val="1"/>
      <w:numFmt w:val="lowerLetter"/>
      <w:lvlText w:val="%2."/>
      <w:lvlJc w:val="left"/>
      <w:pPr>
        <w:tabs>
          <w:tab w:val="num" w:pos="720"/>
        </w:tabs>
        <w:ind w:left="1944" w:hanging="864"/>
      </w:pPr>
      <w:rPr>
        <w:rFonts w:ascii="Times New Roman" w:hAnsi="Times New Roman" w:hint="default"/>
        <w:b w:val="0"/>
        <w:i w:val="0"/>
        <w:caps w:val="0"/>
        <w:sz w:val="24"/>
      </w:rPr>
    </w:lvl>
    <w:lvl w:ilvl="2">
      <w:start w:val="1"/>
      <w:numFmt w:val="decimal"/>
      <w:lvlText w:val="%3)"/>
      <w:lvlJc w:val="left"/>
      <w:pPr>
        <w:tabs>
          <w:tab w:val="num" w:pos="1170"/>
        </w:tabs>
        <w:ind w:left="3042" w:hanging="792"/>
      </w:pPr>
      <w:rPr>
        <w:rFonts w:asciiTheme="minorHAnsi" w:hAnsiTheme="minorHAnsi" w:hint="default"/>
        <w:b w:val="0"/>
        <w:i w:val="0"/>
        <w:sz w:val="21"/>
        <w:szCs w:val="21"/>
      </w:rPr>
    </w:lvl>
    <w:lvl w:ilvl="3">
      <w:start w:val="1"/>
      <w:numFmt w:val="lowerLetter"/>
      <w:lvlText w:val="(%4)"/>
      <w:lvlJc w:val="left"/>
      <w:pPr>
        <w:tabs>
          <w:tab w:val="num" w:pos="1440"/>
        </w:tabs>
        <w:ind w:left="1440" w:hanging="360"/>
      </w:pPr>
      <w:rPr>
        <w:rFonts w:ascii="Arial" w:hAnsi="Arial" w:hint="default"/>
        <w:b w:val="0"/>
        <w:i w:val="0"/>
        <w:sz w:val="22"/>
      </w:rPr>
    </w:lvl>
    <w:lvl w:ilvl="4">
      <w:start w:val="1"/>
      <w:numFmt w:val="lowerLetter"/>
      <w:lvlText w:val="%5."/>
      <w:lvlJc w:val="left"/>
      <w:pPr>
        <w:tabs>
          <w:tab w:val="num" w:pos="1800"/>
        </w:tabs>
        <w:ind w:left="1800" w:hanging="360"/>
      </w:pPr>
      <w:rPr>
        <w:rFonts w:ascii="Arial" w:hAnsi="Arial" w:hint="default"/>
        <w:b w:val="0"/>
        <w:i w:val="0"/>
        <w:sz w:val="22"/>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 w15:restartNumberingAfterBreak="0">
    <w:nsid w:val="05A546AA"/>
    <w:multiLevelType w:val="multilevel"/>
    <w:tmpl w:val="4C5015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546494"/>
    <w:multiLevelType w:val="multilevel"/>
    <w:tmpl w:val="FA1A4CD6"/>
    <w:lvl w:ilvl="0">
      <w:start w:val="1"/>
      <w:numFmt w:val="decimal"/>
      <w:lvlText w:val="%1."/>
      <w:lvlJc w:val="left"/>
      <w:pPr>
        <w:tabs>
          <w:tab w:val="num" w:pos="720"/>
        </w:tabs>
        <w:ind w:left="1440" w:hanging="720"/>
      </w:pPr>
      <w:rPr>
        <w:rFonts w:ascii="Times New Roman" w:hAnsi="Times New Roman" w:hint="default"/>
        <w:b w:val="0"/>
        <w:i w:val="0"/>
        <w:sz w:val="24"/>
      </w:rPr>
    </w:lvl>
    <w:lvl w:ilvl="1">
      <w:start w:val="1"/>
      <w:numFmt w:val="lowerLetter"/>
      <w:lvlText w:val="%2."/>
      <w:lvlJc w:val="left"/>
      <w:pPr>
        <w:tabs>
          <w:tab w:val="num" w:pos="720"/>
        </w:tabs>
        <w:ind w:left="1944" w:hanging="864"/>
      </w:pPr>
      <w:rPr>
        <w:rFonts w:ascii="Times New Roman" w:hAnsi="Times New Roman" w:hint="default"/>
        <w:b w:val="0"/>
        <w:i w:val="0"/>
        <w:caps w:val="0"/>
        <w:sz w:val="24"/>
      </w:rPr>
    </w:lvl>
    <w:lvl w:ilvl="2">
      <w:start w:val="1"/>
      <w:numFmt w:val="decimal"/>
      <w:lvlText w:val="%3)"/>
      <w:lvlJc w:val="left"/>
      <w:pPr>
        <w:tabs>
          <w:tab w:val="num" w:pos="1080"/>
        </w:tabs>
        <w:ind w:left="2952" w:hanging="792"/>
      </w:pPr>
      <w:rPr>
        <w:rFonts w:asciiTheme="minorHAnsi" w:hAnsiTheme="minorHAnsi" w:hint="default"/>
        <w:b w:val="0"/>
        <w:i w:val="0"/>
        <w:sz w:val="21"/>
        <w:szCs w:val="21"/>
      </w:rPr>
    </w:lvl>
    <w:lvl w:ilvl="3">
      <w:start w:val="1"/>
      <w:numFmt w:val="lowerLetter"/>
      <w:lvlText w:val="(%4)"/>
      <w:lvlJc w:val="left"/>
      <w:pPr>
        <w:tabs>
          <w:tab w:val="num" w:pos="1440"/>
        </w:tabs>
        <w:ind w:left="1440" w:hanging="360"/>
      </w:pPr>
      <w:rPr>
        <w:rFonts w:ascii="Arial" w:hAnsi="Arial" w:hint="default"/>
        <w:b w:val="0"/>
        <w:i w:val="0"/>
        <w:sz w:val="22"/>
      </w:rPr>
    </w:lvl>
    <w:lvl w:ilvl="4">
      <w:start w:val="1"/>
      <w:numFmt w:val="lowerLetter"/>
      <w:lvlText w:val="%5."/>
      <w:lvlJc w:val="left"/>
      <w:pPr>
        <w:tabs>
          <w:tab w:val="num" w:pos="1800"/>
        </w:tabs>
        <w:ind w:left="1800" w:hanging="360"/>
      </w:pPr>
      <w:rPr>
        <w:rFonts w:ascii="Arial" w:hAnsi="Arial" w:hint="default"/>
        <w:b w:val="0"/>
        <w:i w:val="0"/>
        <w:sz w:val="22"/>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5" w15:restartNumberingAfterBreak="0">
    <w:nsid w:val="0BBA1BBD"/>
    <w:multiLevelType w:val="multilevel"/>
    <w:tmpl w:val="FA1A4CD6"/>
    <w:lvl w:ilvl="0">
      <w:start w:val="1"/>
      <w:numFmt w:val="decimal"/>
      <w:lvlText w:val="%1."/>
      <w:lvlJc w:val="left"/>
      <w:pPr>
        <w:tabs>
          <w:tab w:val="num" w:pos="720"/>
        </w:tabs>
        <w:ind w:left="1440" w:hanging="720"/>
      </w:pPr>
      <w:rPr>
        <w:rFonts w:ascii="Times New Roman" w:hAnsi="Times New Roman" w:hint="default"/>
        <w:b w:val="0"/>
        <w:i w:val="0"/>
        <w:sz w:val="24"/>
      </w:rPr>
    </w:lvl>
    <w:lvl w:ilvl="1">
      <w:start w:val="1"/>
      <w:numFmt w:val="lowerLetter"/>
      <w:lvlText w:val="%2."/>
      <w:lvlJc w:val="left"/>
      <w:pPr>
        <w:tabs>
          <w:tab w:val="num" w:pos="720"/>
        </w:tabs>
        <w:ind w:left="1944" w:hanging="864"/>
      </w:pPr>
      <w:rPr>
        <w:rFonts w:ascii="Times New Roman" w:hAnsi="Times New Roman" w:hint="default"/>
        <w:b w:val="0"/>
        <w:i w:val="0"/>
        <w:caps w:val="0"/>
        <w:sz w:val="24"/>
      </w:rPr>
    </w:lvl>
    <w:lvl w:ilvl="2">
      <w:start w:val="1"/>
      <w:numFmt w:val="decimal"/>
      <w:lvlText w:val="%3)"/>
      <w:lvlJc w:val="left"/>
      <w:pPr>
        <w:tabs>
          <w:tab w:val="num" w:pos="1080"/>
        </w:tabs>
        <w:ind w:left="2952" w:hanging="792"/>
      </w:pPr>
      <w:rPr>
        <w:rFonts w:asciiTheme="minorHAnsi" w:hAnsiTheme="minorHAnsi" w:hint="default"/>
        <w:b w:val="0"/>
        <w:i w:val="0"/>
        <w:sz w:val="21"/>
        <w:szCs w:val="21"/>
      </w:rPr>
    </w:lvl>
    <w:lvl w:ilvl="3">
      <w:start w:val="1"/>
      <w:numFmt w:val="lowerLetter"/>
      <w:lvlText w:val="(%4)"/>
      <w:lvlJc w:val="left"/>
      <w:pPr>
        <w:tabs>
          <w:tab w:val="num" w:pos="1440"/>
        </w:tabs>
        <w:ind w:left="1440" w:hanging="360"/>
      </w:pPr>
      <w:rPr>
        <w:rFonts w:ascii="Arial" w:hAnsi="Arial" w:hint="default"/>
        <w:b w:val="0"/>
        <w:i w:val="0"/>
        <w:sz w:val="22"/>
      </w:rPr>
    </w:lvl>
    <w:lvl w:ilvl="4">
      <w:start w:val="1"/>
      <w:numFmt w:val="lowerLetter"/>
      <w:lvlText w:val="%5."/>
      <w:lvlJc w:val="left"/>
      <w:pPr>
        <w:tabs>
          <w:tab w:val="num" w:pos="1800"/>
        </w:tabs>
        <w:ind w:left="1800" w:hanging="360"/>
      </w:pPr>
      <w:rPr>
        <w:rFonts w:ascii="Arial" w:hAnsi="Arial" w:hint="default"/>
        <w:b w:val="0"/>
        <w:i w:val="0"/>
        <w:sz w:val="22"/>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6" w15:restartNumberingAfterBreak="0">
    <w:nsid w:val="100D73EA"/>
    <w:multiLevelType w:val="multilevel"/>
    <w:tmpl w:val="2CF06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EF6744"/>
    <w:multiLevelType w:val="multilevel"/>
    <w:tmpl w:val="17103A70"/>
    <w:lvl w:ilvl="0">
      <w:start w:val="1"/>
      <w:numFmt w:val="decimal"/>
      <w:lvlText w:val="%1."/>
      <w:lvlJc w:val="left"/>
      <w:pPr>
        <w:tabs>
          <w:tab w:val="num" w:pos="720"/>
        </w:tabs>
        <w:ind w:left="1440" w:hanging="720"/>
      </w:pPr>
      <w:rPr>
        <w:rFonts w:ascii="Arial" w:hAnsi="Arial" w:hint="default"/>
        <w:b w:val="0"/>
        <w:i w:val="0"/>
        <w:sz w:val="22"/>
      </w:rPr>
    </w:lvl>
    <w:lvl w:ilvl="1">
      <w:start w:val="1"/>
      <w:numFmt w:val="lowerLetter"/>
      <w:lvlText w:val="%2."/>
      <w:lvlJc w:val="left"/>
      <w:pPr>
        <w:tabs>
          <w:tab w:val="num" w:pos="720"/>
        </w:tabs>
        <w:ind w:left="1944" w:hanging="864"/>
      </w:pPr>
      <w:rPr>
        <w:rFonts w:asciiTheme="minorHAnsi" w:hAnsiTheme="minorHAnsi" w:hint="default"/>
        <w:b w:val="0"/>
        <w:i w:val="0"/>
        <w:caps w:val="0"/>
        <w:sz w:val="21"/>
        <w:szCs w:val="21"/>
      </w:rPr>
    </w:lvl>
    <w:lvl w:ilvl="2">
      <w:start w:val="1"/>
      <w:numFmt w:val="decimal"/>
      <w:lvlText w:val="%3)"/>
      <w:lvlJc w:val="left"/>
      <w:pPr>
        <w:tabs>
          <w:tab w:val="num" w:pos="1080"/>
        </w:tabs>
        <w:ind w:left="2952" w:hanging="792"/>
      </w:pPr>
      <w:rPr>
        <w:rFonts w:asciiTheme="minorHAnsi" w:hAnsiTheme="minorHAnsi" w:hint="default"/>
        <w:b w:val="0"/>
        <w:i w:val="0"/>
        <w:sz w:val="21"/>
        <w:szCs w:val="21"/>
      </w:rPr>
    </w:lvl>
    <w:lvl w:ilvl="3">
      <w:start w:val="1"/>
      <w:numFmt w:val="lowerLetter"/>
      <w:lvlText w:val="(%4)"/>
      <w:lvlJc w:val="left"/>
      <w:pPr>
        <w:tabs>
          <w:tab w:val="num" w:pos="1440"/>
        </w:tabs>
        <w:ind w:left="1440" w:hanging="360"/>
      </w:pPr>
      <w:rPr>
        <w:rFonts w:ascii="Arial" w:hAnsi="Arial" w:hint="default"/>
        <w:b w:val="0"/>
        <w:i w:val="0"/>
        <w:sz w:val="22"/>
      </w:rPr>
    </w:lvl>
    <w:lvl w:ilvl="4">
      <w:start w:val="1"/>
      <w:numFmt w:val="lowerLetter"/>
      <w:lvlText w:val="%5."/>
      <w:lvlJc w:val="left"/>
      <w:pPr>
        <w:tabs>
          <w:tab w:val="num" w:pos="1800"/>
        </w:tabs>
        <w:ind w:left="1800" w:hanging="360"/>
      </w:pPr>
      <w:rPr>
        <w:rFonts w:ascii="Arial" w:hAnsi="Arial" w:hint="default"/>
        <w:b w:val="0"/>
        <w:i w:val="0"/>
        <w:sz w:val="22"/>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8" w15:restartNumberingAfterBreak="0">
    <w:nsid w:val="128107FF"/>
    <w:multiLevelType w:val="multilevel"/>
    <w:tmpl w:val="FA1A4CD6"/>
    <w:lvl w:ilvl="0">
      <w:start w:val="1"/>
      <w:numFmt w:val="decimal"/>
      <w:lvlText w:val="%1."/>
      <w:lvlJc w:val="left"/>
      <w:pPr>
        <w:tabs>
          <w:tab w:val="num" w:pos="720"/>
        </w:tabs>
        <w:ind w:left="1440" w:hanging="720"/>
      </w:pPr>
      <w:rPr>
        <w:rFonts w:ascii="Times New Roman" w:hAnsi="Times New Roman" w:hint="default"/>
        <w:b w:val="0"/>
        <w:i w:val="0"/>
        <w:sz w:val="24"/>
      </w:rPr>
    </w:lvl>
    <w:lvl w:ilvl="1">
      <w:start w:val="1"/>
      <w:numFmt w:val="lowerLetter"/>
      <w:lvlText w:val="%2."/>
      <w:lvlJc w:val="left"/>
      <w:pPr>
        <w:tabs>
          <w:tab w:val="num" w:pos="720"/>
        </w:tabs>
        <w:ind w:left="1944" w:hanging="864"/>
      </w:pPr>
      <w:rPr>
        <w:rFonts w:ascii="Times New Roman" w:hAnsi="Times New Roman" w:hint="default"/>
        <w:b w:val="0"/>
        <w:i w:val="0"/>
        <w:caps w:val="0"/>
        <w:sz w:val="24"/>
      </w:rPr>
    </w:lvl>
    <w:lvl w:ilvl="2">
      <w:start w:val="1"/>
      <w:numFmt w:val="decimal"/>
      <w:lvlText w:val="%3)"/>
      <w:lvlJc w:val="left"/>
      <w:pPr>
        <w:tabs>
          <w:tab w:val="num" w:pos="1170"/>
        </w:tabs>
        <w:ind w:left="3042" w:hanging="792"/>
      </w:pPr>
      <w:rPr>
        <w:rFonts w:asciiTheme="minorHAnsi" w:hAnsiTheme="minorHAnsi" w:hint="default"/>
        <w:b w:val="0"/>
        <w:i w:val="0"/>
        <w:sz w:val="21"/>
        <w:szCs w:val="21"/>
      </w:rPr>
    </w:lvl>
    <w:lvl w:ilvl="3">
      <w:start w:val="1"/>
      <w:numFmt w:val="lowerLetter"/>
      <w:lvlText w:val="(%4)"/>
      <w:lvlJc w:val="left"/>
      <w:pPr>
        <w:tabs>
          <w:tab w:val="num" w:pos="1440"/>
        </w:tabs>
        <w:ind w:left="1440" w:hanging="360"/>
      </w:pPr>
      <w:rPr>
        <w:rFonts w:ascii="Arial" w:hAnsi="Arial" w:hint="default"/>
        <w:b w:val="0"/>
        <w:i w:val="0"/>
        <w:sz w:val="22"/>
      </w:rPr>
    </w:lvl>
    <w:lvl w:ilvl="4">
      <w:start w:val="1"/>
      <w:numFmt w:val="lowerLetter"/>
      <w:lvlText w:val="%5."/>
      <w:lvlJc w:val="left"/>
      <w:pPr>
        <w:tabs>
          <w:tab w:val="num" w:pos="1800"/>
        </w:tabs>
        <w:ind w:left="1800" w:hanging="360"/>
      </w:pPr>
      <w:rPr>
        <w:rFonts w:ascii="Arial" w:hAnsi="Arial" w:hint="default"/>
        <w:b w:val="0"/>
        <w:i w:val="0"/>
        <w:sz w:val="22"/>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9" w15:restartNumberingAfterBreak="0">
    <w:nsid w:val="16F14C93"/>
    <w:multiLevelType w:val="multilevel"/>
    <w:tmpl w:val="FA1A4CD6"/>
    <w:lvl w:ilvl="0">
      <w:start w:val="1"/>
      <w:numFmt w:val="decimal"/>
      <w:lvlText w:val="%1."/>
      <w:lvlJc w:val="left"/>
      <w:pPr>
        <w:tabs>
          <w:tab w:val="num" w:pos="720"/>
        </w:tabs>
        <w:ind w:left="1440" w:hanging="720"/>
      </w:pPr>
      <w:rPr>
        <w:rFonts w:ascii="Times New Roman" w:hAnsi="Times New Roman" w:hint="default"/>
        <w:b w:val="0"/>
        <w:i w:val="0"/>
        <w:sz w:val="24"/>
      </w:rPr>
    </w:lvl>
    <w:lvl w:ilvl="1">
      <w:start w:val="1"/>
      <w:numFmt w:val="lowerLetter"/>
      <w:lvlText w:val="%2."/>
      <w:lvlJc w:val="left"/>
      <w:pPr>
        <w:tabs>
          <w:tab w:val="num" w:pos="720"/>
        </w:tabs>
        <w:ind w:left="1944" w:hanging="864"/>
      </w:pPr>
      <w:rPr>
        <w:rFonts w:ascii="Times New Roman" w:hAnsi="Times New Roman" w:hint="default"/>
        <w:b w:val="0"/>
        <w:i w:val="0"/>
        <w:caps w:val="0"/>
        <w:sz w:val="24"/>
      </w:rPr>
    </w:lvl>
    <w:lvl w:ilvl="2">
      <w:start w:val="1"/>
      <w:numFmt w:val="decimal"/>
      <w:lvlText w:val="%3)"/>
      <w:lvlJc w:val="left"/>
      <w:pPr>
        <w:tabs>
          <w:tab w:val="num" w:pos="1080"/>
        </w:tabs>
        <w:ind w:left="2952" w:hanging="792"/>
      </w:pPr>
      <w:rPr>
        <w:rFonts w:asciiTheme="minorHAnsi" w:hAnsiTheme="minorHAnsi" w:hint="default"/>
        <w:b w:val="0"/>
        <w:i w:val="0"/>
        <w:sz w:val="21"/>
        <w:szCs w:val="21"/>
      </w:rPr>
    </w:lvl>
    <w:lvl w:ilvl="3">
      <w:start w:val="1"/>
      <w:numFmt w:val="lowerLetter"/>
      <w:lvlText w:val="(%4)"/>
      <w:lvlJc w:val="left"/>
      <w:pPr>
        <w:tabs>
          <w:tab w:val="num" w:pos="1440"/>
        </w:tabs>
        <w:ind w:left="1440" w:hanging="360"/>
      </w:pPr>
      <w:rPr>
        <w:rFonts w:ascii="Arial" w:hAnsi="Arial" w:hint="default"/>
        <w:b w:val="0"/>
        <w:i w:val="0"/>
        <w:sz w:val="22"/>
      </w:rPr>
    </w:lvl>
    <w:lvl w:ilvl="4">
      <w:start w:val="1"/>
      <w:numFmt w:val="lowerLetter"/>
      <w:lvlText w:val="%5."/>
      <w:lvlJc w:val="left"/>
      <w:pPr>
        <w:tabs>
          <w:tab w:val="num" w:pos="1800"/>
        </w:tabs>
        <w:ind w:left="1800" w:hanging="360"/>
      </w:pPr>
      <w:rPr>
        <w:rFonts w:ascii="Arial" w:hAnsi="Arial" w:hint="default"/>
        <w:b w:val="0"/>
        <w:i w:val="0"/>
        <w:sz w:val="22"/>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0" w15:restartNumberingAfterBreak="0">
    <w:nsid w:val="1CCD13E5"/>
    <w:multiLevelType w:val="hybridMultilevel"/>
    <w:tmpl w:val="EB8C028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D0040AE"/>
    <w:multiLevelType w:val="multilevel"/>
    <w:tmpl w:val="FA1A4CD6"/>
    <w:lvl w:ilvl="0">
      <w:start w:val="1"/>
      <w:numFmt w:val="decimal"/>
      <w:lvlText w:val="%1."/>
      <w:lvlJc w:val="left"/>
      <w:pPr>
        <w:tabs>
          <w:tab w:val="num" w:pos="720"/>
        </w:tabs>
        <w:ind w:left="1440" w:hanging="720"/>
      </w:pPr>
      <w:rPr>
        <w:rFonts w:ascii="Times New Roman" w:hAnsi="Times New Roman" w:hint="default"/>
        <w:b w:val="0"/>
        <w:i w:val="0"/>
        <w:sz w:val="24"/>
      </w:rPr>
    </w:lvl>
    <w:lvl w:ilvl="1">
      <w:start w:val="1"/>
      <w:numFmt w:val="lowerLetter"/>
      <w:lvlText w:val="%2."/>
      <w:lvlJc w:val="left"/>
      <w:pPr>
        <w:tabs>
          <w:tab w:val="num" w:pos="720"/>
        </w:tabs>
        <w:ind w:left="1944" w:hanging="864"/>
      </w:pPr>
      <w:rPr>
        <w:rFonts w:ascii="Times New Roman" w:hAnsi="Times New Roman" w:hint="default"/>
        <w:b w:val="0"/>
        <w:i w:val="0"/>
        <w:caps w:val="0"/>
        <w:sz w:val="24"/>
      </w:rPr>
    </w:lvl>
    <w:lvl w:ilvl="2">
      <w:start w:val="1"/>
      <w:numFmt w:val="decimal"/>
      <w:lvlText w:val="%3)"/>
      <w:lvlJc w:val="left"/>
      <w:pPr>
        <w:tabs>
          <w:tab w:val="num" w:pos="1170"/>
        </w:tabs>
        <w:ind w:left="3042" w:hanging="792"/>
      </w:pPr>
      <w:rPr>
        <w:rFonts w:asciiTheme="minorHAnsi" w:hAnsiTheme="minorHAnsi" w:hint="default"/>
        <w:b w:val="0"/>
        <w:i w:val="0"/>
        <w:sz w:val="21"/>
        <w:szCs w:val="21"/>
      </w:rPr>
    </w:lvl>
    <w:lvl w:ilvl="3">
      <w:start w:val="1"/>
      <w:numFmt w:val="lowerLetter"/>
      <w:lvlText w:val="(%4)"/>
      <w:lvlJc w:val="left"/>
      <w:pPr>
        <w:tabs>
          <w:tab w:val="num" w:pos="1440"/>
        </w:tabs>
        <w:ind w:left="1440" w:hanging="360"/>
      </w:pPr>
      <w:rPr>
        <w:rFonts w:ascii="Arial" w:hAnsi="Arial" w:hint="default"/>
        <w:b w:val="0"/>
        <w:i w:val="0"/>
        <w:sz w:val="22"/>
      </w:rPr>
    </w:lvl>
    <w:lvl w:ilvl="4">
      <w:start w:val="1"/>
      <w:numFmt w:val="lowerLetter"/>
      <w:lvlText w:val="%5."/>
      <w:lvlJc w:val="left"/>
      <w:pPr>
        <w:tabs>
          <w:tab w:val="num" w:pos="1800"/>
        </w:tabs>
        <w:ind w:left="1800" w:hanging="360"/>
      </w:pPr>
      <w:rPr>
        <w:rFonts w:ascii="Arial" w:hAnsi="Arial" w:hint="default"/>
        <w:b w:val="0"/>
        <w:i w:val="0"/>
        <w:sz w:val="22"/>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2" w15:restartNumberingAfterBreak="0">
    <w:nsid w:val="1D201712"/>
    <w:multiLevelType w:val="multilevel"/>
    <w:tmpl w:val="A2AE66AE"/>
    <w:lvl w:ilvl="0">
      <w:start w:val="1"/>
      <w:numFmt w:val="decimal"/>
      <w:lvlText w:val="%1."/>
      <w:lvlJc w:val="left"/>
      <w:pPr>
        <w:tabs>
          <w:tab w:val="num" w:pos="810"/>
        </w:tabs>
        <w:ind w:left="1530" w:hanging="720"/>
      </w:pPr>
      <w:rPr>
        <w:rFonts w:asciiTheme="minorHAnsi" w:hAnsiTheme="minorHAnsi" w:hint="default"/>
        <w:b w:val="0"/>
        <w:i w:val="0"/>
        <w:sz w:val="21"/>
        <w:szCs w:val="21"/>
      </w:rPr>
    </w:lvl>
    <w:lvl w:ilvl="1">
      <w:start w:val="1"/>
      <w:numFmt w:val="lowerLetter"/>
      <w:lvlText w:val="%2."/>
      <w:lvlJc w:val="left"/>
      <w:pPr>
        <w:tabs>
          <w:tab w:val="num" w:pos="720"/>
        </w:tabs>
        <w:ind w:left="1944" w:hanging="864"/>
      </w:pPr>
      <w:rPr>
        <w:rFonts w:asciiTheme="minorHAnsi" w:hAnsiTheme="minorHAnsi" w:hint="default"/>
        <w:b w:val="0"/>
        <w:i w:val="0"/>
        <w:caps w:val="0"/>
        <w:sz w:val="21"/>
        <w:szCs w:val="21"/>
      </w:rPr>
    </w:lvl>
    <w:lvl w:ilvl="2">
      <w:start w:val="1"/>
      <w:numFmt w:val="decimal"/>
      <w:lvlText w:val="%3)"/>
      <w:lvlJc w:val="left"/>
      <w:pPr>
        <w:tabs>
          <w:tab w:val="num" w:pos="1080"/>
        </w:tabs>
        <w:ind w:left="2952" w:hanging="792"/>
      </w:pPr>
      <w:rPr>
        <w:rFonts w:asciiTheme="minorHAnsi" w:hAnsiTheme="minorHAnsi" w:hint="default"/>
        <w:b w:val="0"/>
        <w:i w:val="0"/>
        <w:sz w:val="21"/>
        <w:szCs w:val="21"/>
      </w:rPr>
    </w:lvl>
    <w:lvl w:ilvl="3">
      <w:start w:val="1"/>
      <w:numFmt w:val="lowerLetter"/>
      <w:lvlText w:val="(%4)"/>
      <w:lvlJc w:val="left"/>
      <w:pPr>
        <w:tabs>
          <w:tab w:val="num" w:pos="1440"/>
        </w:tabs>
        <w:ind w:left="1440" w:hanging="360"/>
      </w:pPr>
      <w:rPr>
        <w:rFonts w:ascii="Arial" w:hAnsi="Arial" w:hint="default"/>
        <w:b w:val="0"/>
        <w:i w:val="0"/>
        <w:sz w:val="22"/>
      </w:rPr>
    </w:lvl>
    <w:lvl w:ilvl="4">
      <w:start w:val="1"/>
      <w:numFmt w:val="lowerLetter"/>
      <w:lvlText w:val="%5."/>
      <w:lvlJc w:val="left"/>
      <w:pPr>
        <w:tabs>
          <w:tab w:val="num" w:pos="1800"/>
        </w:tabs>
        <w:ind w:left="1800" w:hanging="360"/>
      </w:pPr>
      <w:rPr>
        <w:rFonts w:ascii="Arial" w:hAnsi="Arial" w:hint="default"/>
        <w:b w:val="0"/>
        <w:i w:val="0"/>
        <w:sz w:val="22"/>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3" w15:restartNumberingAfterBreak="0">
    <w:nsid w:val="26B7773D"/>
    <w:multiLevelType w:val="multilevel"/>
    <w:tmpl w:val="94E812CA"/>
    <w:lvl w:ilvl="0">
      <w:start w:val="1"/>
      <w:numFmt w:val="decimal"/>
      <w:lvlText w:val="%1."/>
      <w:lvlJc w:val="left"/>
      <w:pPr>
        <w:tabs>
          <w:tab w:val="num" w:pos="720"/>
        </w:tabs>
        <w:ind w:left="1440" w:hanging="720"/>
      </w:pPr>
      <w:rPr>
        <w:rFonts w:ascii="Arial" w:hAnsi="Arial" w:hint="default"/>
        <w:b w:val="0"/>
        <w:i w:val="0"/>
        <w:sz w:val="22"/>
      </w:rPr>
    </w:lvl>
    <w:lvl w:ilvl="1">
      <w:start w:val="1"/>
      <w:numFmt w:val="lowerLetter"/>
      <w:lvlText w:val="%2."/>
      <w:lvlJc w:val="left"/>
      <w:pPr>
        <w:tabs>
          <w:tab w:val="num" w:pos="720"/>
        </w:tabs>
        <w:ind w:left="1944" w:hanging="864"/>
      </w:pPr>
      <w:rPr>
        <w:rFonts w:asciiTheme="minorHAnsi" w:hAnsiTheme="minorHAnsi" w:hint="default"/>
        <w:b w:val="0"/>
        <w:i w:val="0"/>
        <w:caps w:val="0"/>
        <w:sz w:val="21"/>
        <w:szCs w:val="21"/>
      </w:rPr>
    </w:lvl>
    <w:lvl w:ilvl="2">
      <w:start w:val="1"/>
      <w:numFmt w:val="decimal"/>
      <w:lvlText w:val="%3)"/>
      <w:lvlJc w:val="left"/>
      <w:pPr>
        <w:tabs>
          <w:tab w:val="num" w:pos="1080"/>
        </w:tabs>
        <w:ind w:left="2952" w:hanging="792"/>
      </w:pPr>
      <w:rPr>
        <w:rFonts w:ascii="Times New Roman" w:hAnsi="Times New Roman" w:hint="default"/>
        <w:b w:val="0"/>
        <w:i w:val="0"/>
        <w:sz w:val="24"/>
      </w:rPr>
    </w:lvl>
    <w:lvl w:ilvl="3">
      <w:start w:val="1"/>
      <w:numFmt w:val="lowerLetter"/>
      <w:lvlText w:val="(%4)"/>
      <w:lvlJc w:val="left"/>
      <w:pPr>
        <w:tabs>
          <w:tab w:val="num" w:pos="1440"/>
        </w:tabs>
        <w:ind w:left="1440" w:hanging="360"/>
      </w:pPr>
      <w:rPr>
        <w:rFonts w:ascii="Arial" w:hAnsi="Arial" w:hint="default"/>
        <w:b w:val="0"/>
        <w:i w:val="0"/>
        <w:sz w:val="22"/>
      </w:rPr>
    </w:lvl>
    <w:lvl w:ilvl="4">
      <w:start w:val="1"/>
      <w:numFmt w:val="lowerLetter"/>
      <w:lvlText w:val="%5."/>
      <w:lvlJc w:val="left"/>
      <w:pPr>
        <w:tabs>
          <w:tab w:val="num" w:pos="1800"/>
        </w:tabs>
        <w:ind w:left="1800" w:hanging="360"/>
      </w:pPr>
      <w:rPr>
        <w:rFonts w:ascii="Arial" w:hAnsi="Arial" w:hint="default"/>
        <w:b w:val="0"/>
        <w:i w:val="0"/>
        <w:sz w:val="22"/>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4" w15:restartNumberingAfterBreak="0">
    <w:nsid w:val="27F93C8B"/>
    <w:multiLevelType w:val="multilevel"/>
    <w:tmpl w:val="FA1A4CD6"/>
    <w:lvl w:ilvl="0">
      <w:start w:val="1"/>
      <w:numFmt w:val="decimal"/>
      <w:lvlText w:val="%1."/>
      <w:lvlJc w:val="left"/>
      <w:pPr>
        <w:tabs>
          <w:tab w:val="num" w:pos="720"/>
        </w:tabs>
        <w:ind w:left="1440" w:hanging="720"/>
      </w:pPr>
      <w:rPr>
        <w:rFonts w:ascii="Times New Roman" w:hAnsi="Times New Roman" w:hint="default"/>
        <w:b w:val="0"/>
        <w:i w:val="0"/>
        <w:sz w:val="24"/>
      </w:rPr>
    </w:lvl>
    <w:lvl w:ilvl="1">
      <w:start w:val="1"/>
      <w:numFmt w:val="lowerLetter"/>
      <w:lvlText w:val="%2."/>
      <w:lvlJc w:val="left"/>
      <w:pPr>
        <w:tabs>
          <w:tab w:val="num" w:pos="720"/>
        </w:tabs>
        <w:ind w:left="1944" w:hanging="864"/>
      </w:pPr>
      <w:rPr>
        <w:rFonts w:ascii="Times New Roman" w:hAnsi="Times New Roman" w:hint="default"/>
        <w:b w:val="0"/>
        <w:i w:val="0"/>
        <w:caps w:val="0"/>
        <w:sz w:val="24"/>
      </w:rPr>
    </w:lvl>
    <w:lvl w:ilvl="2">
      <w:start w:val="1"/>
      <w:numFmt w:val="decimal"/>
      <w:lvlText w:val="%3)"/>
      <w:lvlJc w:val="left"/>
      <w:pPr>
        <w:tabs>
          <w:tab w:val="num" w:pos="1080"/>
        </w:tabs>
        <w:ind w:left="2952" w:hanging="792"/>
      </w:pPr>
      <w:rPr>
        <w:rFonts w:asciiTheme="minorHAnsi" w:hAnsiTheme="minorHAnsi" w:hint="default"/>
        <w:b w:val="0"/>
        <w:i w:val="0"/>
        <w:sz w:val="21"/>
        <w:szCs w:val="21"/>
      </w:rPr>
    </w:lvl>
    <w:lvl w:ilvl="3">
      <w:start w:val="1"/>
      <w:numFmt w:val="lowerLetter"/>
      <w:lvlText w:val="(%4)"/>
      <w:lvlJc w:val="left"/>
      <w:pPr>
        <w:tabs>
          <w:tab w:val="num" w:pos="1440"/>
        </w:tabs>
        <w:ind w:left="1440" w:hanging="360"/>
      </w:pPr>
      <w:rPr>
        <w:rFonts w:ascii="Arial" w:hAnsi="Arial" w:hint="default"/>
        <w:b w:val="0"/>
        <w:i w:val="0"/>
        <w:sz w:val="22"/>
      </w:rPr>
    </w:lvl>
    <w:lvl w:ilvl="4">
      <w:start w:val="1"/>
      <w:numFmt w:val="lowerLetter"/>
      <w:lvlText w:val="%5."/>
      <w:lvlJc w:val="left"/>
      <w:pPr>
        <w:tabs>
          <w:tab w:val="num" w:pos="1800"/>
        </w:tabs>
        <w:ind w:left="1800" w:hanging="360"/>
      </w:pPr>
      <w:rPr>
        <w:rFonts w:ascii="Arial" w:hAnsi="Arial" w:hint="default"/>
        <w:b w:val="0"/>
        <w:i w:val="0"/>
        <w:sz w:val="22"/>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5" w15:restartNumberingAfterBreak="0">
    <w:nsid w:val="28D51F95"/>
    <w:multiLevelType w:val="multilevel"/>
    <w:tmpl w:val="8690E1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6A6819"/>
    <w:multiLevelType w:val="multilevel"/>
    <w:tmpl w:val="FA1A4CD6"/>
    <w:lvl w:ilvl="0">
      <w:start w:val="1"/>
      <w:numFmt w:val="decimal"/>
      <w:lvlText w:val="%1."/>
      <w:lvlJc w:val="left"/>
      <w:pPr>
        <w:tabs>
          <w:tab w:val="num" w:pos="720"/>
        </w:tabs>
        <w:ind w:left="1440" w:hanging="720"/>
      </w:pPr>
      <w:rPr>
        <w:rFonts w:ascii="Times New Roman" w:hAnsi="Times New Roman" w:hint="default"/>
        <w:b w:val="0"/>
        <w:i w:val="0"/>
        <w:sz w:val="24"/>
      </w:rPr>
    </w:lvl>
    <w:lvl w:ilvl="1">
      <w:start w:val="1"/>
      <w:numFmt w:val="lowerLetter"/>
      <w:lvlText w:val="%2."/>
      <w:lvlJc w:val="left"/>
      <w:pPr>
        <w:tabs>
          <w:tab w:val="num" w:pos="720"/>
        </w:tabs>
        <w:ind w:left="1944" w:hanging="864"/>
      </w:pPr>
      <w:rPr>
        <w:rFonts w:ascii="Times New Roman" w:hAnsi="Times New Roman" w:hint="default"/>
        <w:b w:val="0"/>
        <w:i w:val="0"/>
        <w:caps w:val="0"/>
        <w:sz w:val="24"/>
      </w:rPr>
    </w:lvl>
    <w:lvl w:ilvl="2">
      <w:start w:val="1"/>
      <w:numFmt w:val="decimal"/>
      <w:lvlText w:val="%3)"/>
      <w:lvlJc w:val="left"/>
      <w:pPr>
        <w:tabs>
          <w:tab w:val="num" w:pos="1080"/>
        </w:tabs>
        <w:ind w:left="2952" w:hanging="792"/>
      </w:pPr>
      <w:rPr>
        <w:rFonts w:asciiTheme="minorHAnsi" w:hAnsiTheme="minorHAnsi" w:hint="default"/>
        <w:b w:val="0"/>
        <w:i w:val="0"/>
        <w:sz w:val="21"/>
        <w:szCs w:val="21"/>
      </w:rPr>
    </w:lvl>
    <w:lvl w:ilvl="3">
      <w:start w:val="1"/>
      <w:numFmt w:val="lowerLetter"/>
      <w:lvlText w:val="(%4)"/>
      <w:lvlJc w:val="left"/>
      <w:pPr>
        <w:tabs>
          <w:tab w:val="num" w:pos="1440"/>
        </w:tabs>
        <w:ind w:left="1440" w:hanging="360"/>
      </w:pPr>
      <w:rPr>
        <w:rFonts w:ascii="Arial" w:hAnsi="Arial" w:hint="default"/>
        <w:b w:val="0"/>
        <w:i w:val="0"/>
        <w:sz w:val="22"/>
      </w:rPr>
    </w:lvl>
    <w:lvl w:ilvl="4">
      <w:start w:val="1"/>
      <w:numFmt w:val="lowerLetter"/>
      <w:lvlText w:val="%5."/>
      <w:lvlJc w:val="left"/>
      <w:pPr>
        <w:tabs>
          <w:tab w:val="num" w:pos="1800"/>
        </w:tabs>
        <w:ind w:left="1800" w:hanging="360"/>
      </w:pPr>
      <w:rPr>
        <w:rFonts w:ascii="Arial" w:hAnsi="Arial" w:hint="default"/>
        <w:b w:val="0"/>
        <w:i w:val="0"/>
        <w:sz w:val="22"/>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7" w15:restartNumberingAfterBreak="0">
    <w:nsid w:val="40C2169A"/>
    <w:multiLevelType w:val="hybridMultilevel"/>
    <w:tmpl w:val="7A8019A0"/>
    <w:lvl w:ilvl="0" w:tplc="2CFC3368">
      <w:start w:val="1"/>
      <w:numFmt w:val="decimal"/>
      <w:lvlText w:val="%1."/>
      <w:lvlJc w:val="left"/>
      <w:pPr>
        <w:tabs>
          <w:tab w:val="num" w:pos="360"/>
        </w:tabs>
        <w:ind w:left="360" w:hanging="360"/>
      </w:pPr>
      <w:rPr>
        <w:rFonts w:ascii="Calibri" w:hAnsi="Calibri" w:cs="Calibri" w:hint="default"/>
        <w:sz w:val="21"/>
        <w:szCs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536749F"/>
    <w:multiLevelType w:val="multilevel"/>
    <w:tmpl w:val="FA1A4CD6"/>
    <w:lvl w:ilvl="0">
      <w:start w:val="1"/>
      <w:numFmt w:val="decimal"/>
      <w:lvlText w:val="%1."/>
      <w:lvlJc w:val="left"/>
      <w:pPr>
        <w:tabs>
          <w:tab w:val="num" w:pos="720"/>
        </w:tabs>
        <w:ind w:left="1440" w:hanging="720"/>
      </w:pPr>
      <w:rPr>
        <w:rFonts w:ascii="Times New Roman" w:hAnsi="Times New Roman" w:hint="default"/>
        <w:b w:val="0"/>
        <w:i w:val="0"/>
        <w:sz w:val="24"/>
      </w:rPr>
    </w:lvl>
    <w:lvl w:ilvl="1">
      <w:start w:val="1"/>
      <w:numFmt w:val="lowerLetter"/>
      <w:lvlText w:val="%2."/>
      <w:lvlJc w:val="left"/>
      <w:pPr>
        <w:tabs>
          <w:tab w:val="num" w:pos="720"/>
        </w:tabs>
        <w:ind w:left="1944" w:hanging="864"/>
      </w:pPr>
      <w:rPr>
        <w:rFonts w:ascii="Times New Roman" w:hAnsi="Times New Roman" w:hint="default"/>
        <w:b w:val="0"/>
        <w:i w:val="0"/>
        <w:caps w:val="0"/>
        <w:sz w:val="24"/>
      </w:rPr>
    </w:lvl>
    <w:lvl w:ilvl="2">
      <w:start w:val="1"/>
      <w:numFmt w:val="decimal"/>
      <w:lvlText w:val="%3)"/>
      <w:lvlJc w:val="left"/>
      <w:pPr>
        <w:tabs>
          <w:tab w:val="num" w:pos="1170"/>
        </w:tabs>
        <w:ind w:left="3042" w:hanging="792"/>
      </w:pPr>
      <w:rPr>
        <w:rFonts w:asciiTheme="minorHAnsi" w:hAnsiTheme="minorHAnsi" w:hint="default"/>
        <w:b w:val="0"/>
        <w:i w:val="0"/>
        <w:sz w:val="21"/>
        <w:szCs w:val="21"/>
      </w:rPr>
    </w:lvl>
    <w:lvl w:ilvl="3">
      <w:start w:val="1"/>
      <w:numFmt w:val="lowerLetter"/>
      <w:lvlText w:val="(%4)"/>
      <w:lvlJc w:val="left"/>
      <w:pPr>
        <w:tabs>
          <w:tab w:val="num" w:pos="1440"/>
        </w:tabs>
        <w:ind w:left="1440" w:hanging="360"/>
      </w:pPr>
      <w:rPr>
        <w:rFonts w:ascii="Arial" w:hAnsi="Arial" w:hint="default"/>
        <w:b w:val="0"/>
        <w:i w:val="0"/>
        <w:sz w:val="22"/>
      </w:rPr>
    </w:lvl>
    <w:lvl w:ilvl="4">
      <w:start w:val="1"/>
      <w:numFmt w:val="lowerLetter"/>
      <w:lvlText w:val="%5."/>
      <w:lvlJc w:val="left"/>
      <w:pPr>
        <w:tabs>
          <w:tab w:val="num" w:pos="1800"/>
        </w:tabs>
        <w:ind w:left="1800" w:hanging="360"/>
      </w:pPr>
      <w:rPr>
        <w:rFonts w:ascii="Arial" w:hAnsi="Arial" w:hint="default"/>
        <w:b w:val="0"/>
        <w:i w:val="0"/>
        <w:sz w:val="22"/>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9" w15:restartNumberingAfterBreak="0">
    <w:nsid w:val="462D67C4"/>
    <w:multiLevelType w:val="multilevel"/>
    <w:tmpl w:val="FA1A4CD6"/>
    <w:lvl w:ilvl="0">
      <w:start w:val="1"/>
      <w:numFmt w:val="decimal"/>
      <w:lvlText w:val="%1."/>
      <w:lvlJc w:val="left"/>
      <w:pPr>
        <w:tabs>
          <w:tab w:val="num" w:pos="720"/>
        </w:tabs>
        <w:ind w:left="1440" w:hanging="720"/>
      </w:pPr>
      <w:rPr>
        <w:rFonts w:ascii="Times New Roman" w:hAnsi="Times New Roman" w:hint="default"/>
        <w:b w:val="0"/>
        <w:i w:val="0"/>
        <w:sz w:val="24"/>
      </w:rPr>
    </w:lvl>
    <w:lvl w:ilvl="1">
      <w:start w:val="1"/>
      <w:numFmt w:val="lowerLetter"/>
      <w:lvlText w:val="%2."/>
      <w:lvlJc w:val="left"/>
      <w:pPr>
        <w:tabs>
          <w:tab w:val="num" w:pos="720"/>
        </w:tabs>
        <w:ind w:left="1944" w:hanging="864"/>
      </w:pPr>
      <w:rPr>
        <w:rFonts w:ascii="Times New Roman" w:hAnsi="Times New Roman" w:hint="default"/>
        <w:b w:val="0"/>
        <w:i w:val="0"/>
        <w:caps w:val="0"/>
        <w:sz w:val="24"/>
      </w:rPr>
    </w:lvl>
    <w:lvl w:ilvl="2">
      <w:start w:val="1"/>
      <w:numFmt w:val="decimal"/>
      <w:lvlText w:val="%3)"/>
      <w:lvlJc w:val="left"/>
      <w:pPr>
        <w:tabs>
          <w:tab w:val="num" w:pos="1170"/>
        </w:tabs>
        <w:ind w:left="3042" w:hanging="792"/>
      </w:pPr>
      <w:rPr>
        <w:rFonts w:asciiTheme="minorHAnsi" w:hAnsiTheme="minorHAnsi" w:hint="default"/>
        <w:b w:val="0"/>
        <w:i w:val="0"/>
        <w:sz w:val="21"/>
        <w:szCs w:val="21"/>
      </w:rPr>
    </w:lvl>
    <w:lvl w:ilvl="3">
      <w:start w:val="1"/>
      <w:numFmt w:val="lowerLetter"/>
      <w:lvlText w:val="(%4)"/>
      <w:lvlJc w:val="left"/>
      <w:pPr>
        <w:tabs>
          <w:tab w:val="num" w:pos="1440"/>
        </w:tabs>
        <w:ind w:left="1440" w:hanging="360"/>
      </w:pPr>
      <w:rPr>
        <w:rFonts w:ascii="Arial" w:hAnsi="Arial" w:hint="default"/>
        <w:b w:val="0"/>
        <w:i w:val="0"/>
        <w:sz w:val="22"/>
      </w:rPr>
    </w:lvl>
    <w:lvl w:ilvl="4">
      <w:start w:val="1"/>
      <w:numFmt w:val="lowerLetter"/>
      <w:lvlText w:val="%5."/>
      <w:lvlJc w:val="left"/>
      <w:pPr>
        <w:tabs>
          <w:tab w:val="num" w:pos="1800"/>
        </w:tabs>
        <w:ind w:left="1800" w:hanging="360"/>
      </w:pPr>
      <w:rPr>
        <w:rFonts w:ascii="Arial" w:hAnsi="Arial" w:hint="default"/>
        <w:b w:val="0"/>
        <w:i w:val="0"/>
        <w:sz w:val="22"/>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0" w15:restartNumberingAfterBreak="0">
    <w:nsid w:val="473C170A"/>
    <w:multiLevelType w:val="multilevel"/>
    <w:tmpl w:val="FA1A4CD6"/>
    <w:lvl w:ilvl="0">
      <w:start w:val="1"/>
      <w:numFmt w:val="decimal"/>
      <w:lvlText w:val="%1."/>
      <w:lvlJc w:val="left"/>
      <w:pPr>
        <w:tabs>
          <w:tab w:val="num" w:pos="720"/>
        </w:tabs>
        <w:ind w:left="1440" w:hanging="720"/>
      </w:pPr>
      <w:rPr>
        <w:rFonts w:ascii="Times New Roman" w:hAnsi="Times New Roman" w:hint="default"/>
        <w:b w:val="0"/>
        <w:i w:val="0"/>
        <w:sz w:val="24"/>
      </w:rPr>
    </w:lvl>
    <w:lvl w:ilvl="1">
      <w:start w:val="1"/>
      <w:numFmt w:val="lowerLetter"/>
      <w:lvlText w:val="%2."/>
      <w:lvlJc w:val="left"/>
      <w:pPr>
        <w:tabs>
          <w:tab w:val="num" w:pos="720"/>
        </w:tabs>
        <w:ind w:left="1944" w:hanging="864"/>
      </w:pPr>
      <w:rPr>
        <w:rFonts w:ascii="Times New Roman" w:hAnsi="Times New Roman" w:hint="default"/>
        <w:b w:val="0"/>
        <w:i w:val="0"/>
        <w:caps w:val="0"/>
        <w:sz w:val="24"/>
      </w:rPr>
    </w:lvl>
    <w:lvl w:ilvl="2">
      <w:start w:val="1"/>
      <w:numFmt w:val="decimal"/>
      <w:lvlText w:val="%3)"/>
      <w:lvlJc w:val="left"/>
      <w:pPr>
        <w:tabs>
          <w:tab w:val="num" w:pos="1080"/>
        </w:tabs>
        <w:ind w:left="2952" w:hanging="792"/>
      </w:pPr>
      <w:rPr>
        <w:rFonts w:asciiTheme="minorHAnsi" w:hAnsiTheme="minorHAnsi" w:hint="default"/>
        <w:b w:val="0"/>
        <w:i w:val="0"/>
        <w:sz w:val="21"/>
        <w:szCs w:val="21"/>
      </w:rPr>
    </w:lvl>
    <w:lvl w:ilvl="3">
      <w:start w:val="1"/>
      <w:numFmt w:val="lowerLetter"/>
      <w:lvlText w:val="(%4)"/>
      <w:lvlJc w:val="left"/>
      <w:pPr>
        <w:tabs>
          <w:tab w:val="num" w:pos="1440"/>
        </w:tabs>
        <w:ind w:left="1440" w:hanging="360"/>
      </w:pPr>
      <w:rPr>
        <w:rFonts w:ascii="Arial" w:hAnsi="Arial" w:hint="default"/>
        <w:b w:val="0"/>
        <w:i w:val="0"/>
        <w:sz w:val="22"/>
      </w:rPr>
    </w:lvl>
    <w:lvl w:ilvl="4">
      <w:start w:val="1"/>
      <w:numFmt w:val="lowerLetter"/>
      <w:lvlText w:val="%5."/>
      <w:lvlJc w:val="left"/>
      <w:pPr>
        <w:tabs>
          <w:tab w:val="num" w:pos="1800"/>
        </w:tabs>
        <w:ind w:left="1800" w:hanging="360"/>
      </w:pPr>
      <w:rPr>
        <w:rFonts w:ascii="Arial" w:hAnsi="Arial" w:hint="default"/>
        <w:b w:val="0"/>
        <w:i w:val="0"/>
        <w:sz w:val="22"/>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1" w15:restartNumberingAfterBreak="0">
    <w:nsid w:val="477050EE"/>
    <w:multiLevelType w:val="multilevel"/>
    <w:tmpl w:val="EF924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A37595"/>
    <w:multiLevelType w:val="multilevel"/>
    <w:tmpl w:val="A2AE66AE"/>
    <w:lvl w:ilvl="0">
      <w:start w:val="1"/>
      <w:numFmt w:val="decimal"/>
      <w:lvlText w:val="%1."/>
      <w:lvlJc w:val="left"/>
      <w:pPr>
        <w:tabs>
          <w:tab w:val="num" w:pos="810"/>
        </w:tabs>
        <w:ind w:left="1530" w:hanging="720"/>
      </w:pPr>
      <w:rPr>
        <w:rFonts w:asciiTheme="minorHAnsi" w:hAnsiTheme="minorHAnsi" w:hint="default"/>
        <w:b w:val="0"/>
        <w:i w:val="0"/>
        <w:sz w:val="21"/>
        <w:szCs w:val="21"/>
      </w:rPr>
    </w:lvl>
    <w:lvl w:ilvl="1">
      <w:start w:val="1"/>
      <w:numFmt w:val="lowerLetter"/>
      <w:lvlText w:val="%2."/>
      <w:lvlJc w:val="left"/>
      <w:pPr>
        <w:tabs>
          <w:tab w:val="num" w:pos="720"/>
        </w:tabs>
        <w:ind w:left="1944" w:hanging="864"/>
      </w:pPr>
      <w:rPr>
        <w:rFonts w:asciiTheme="minorHAnsi" w:hAnsiTheme="minorHAnsi" w:hint="default"/>
        <w:b w:val="0"/>
        <w:i w:val="0"/>
        <w:caps w:val="0"/>
        <w:sz w:val="21"/>
        <w:szCs w:val="21"/>
      </w:rPr>
    </w:lvl>
    <w:lvl w:ilvl="2">
      <w:start w:val="1"/>
      <w:numFmt w:val="decimal"/>
      <w:lvlText w:val="%3)"/>
      <w:lvlJc w:val="left"/>
      <w:pPr>
        <w:tabs>
          <w:tab w:val="num" w:pos="1080"/>
        </w:tabs>
        <w:ind w:left="2952" w:hanging="792"/>
      </w:pPr>
      <w:rPr>
        <w:rFonts w:asciiTheme="minorHAnsi" w:hAnsiTheme="minorHAnsi" w:hint="default"/>
        <w:b w:val="0"/>
        <w:i w:val="0"/>
        <w:sz w:val="21"/>
        <w:szCs w:val="21"/>
      </w:rPr>
    </w:lvl>
    <w:lvl w:ilvl="3">
      <w:start w:val="1"/>
      <w:numFmt w:val="lowerLetter"/>
      <w:lvlText w:val="(%4)"/>
      <w:lvlJc w:val="left"/>
      <w:pPr>
        <w:tabs>
          <w:tab w:val="num" w:pos="1440"/>
        </w:tabs>
        <w:ind w:left="1440" w:hanging="360"/>
      </w:pPr>
      <w:rPr>
        <w:rFonts w:ascii="Arial" w:hAnsi="Arial" w:hint="default"/>
        <w:b w:val="0"/>
        <w:i w:val="0"/>
        <w:sz w:val="22"/>
      </w:rPr>
    </w:lvl>
    <w:lvl w:ilvl="4">
      <w:start w:val="1"/>
      <w:numFmt w:val="lowerLetter"/>
      <w:lvlText w:val="%5."/>
      <w:lvlJc w:val="left"/>
      <w:pPr>
        <w:tabs>
          <w:tab w:val="num" w:pos="1800"/>
        </w:tabs>
        <w:ind w:left="1800" w:hanging="360"/>
      </w:pPr>
      <w:rPr>
        <w:rFonts w:ascii="Arial" w:hAnsi="Arial" w:hint="default"/>
        <w:b w:val="0"/>
        <w:i w:val="0"/>
        <w:sz w:val="22"/>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3" w15:restartNumberingAfterBreak="0">
    <w:nsid w:val="4E501378"/>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4" w15:restartNumberingAfterBreak="0">
    <w:nsid w:val="4EB94DB8"/>
    <w:multiLevelType w:val="multilevel"/>
    <w:tmpl w:val="C164AACA"/>
    <w:lvl w:ilvl="0">
      <w:start w:val="1"/>
      <w:numFmt w:val="decimal"/>
      <w:lvlText w:val="%1."/>
      <w:lvlJc w:val="left"/>
      <w:pPr>
        <w:tabs>
          <w:tab w:val="num" w:pos="720"/>
        </w:tabs>
        <w:ind w:left="1440" w:hanging="720"/>
      </w:pPr>
      <w:rPr>
        <w:rFonts w:ascii="Arial" w:hAnsi="Arial" w:hint="default"/>
        <w:b w:val="0"/>
        <w:i w:val="0"/>
        <w:sz w:val="22"/>
      </w:rPr>
    </w:lvl>
    <w:lvl w:ilvl="1">
      <w:start w:val="1"/>
      <w:numFmt w:val="lowerLetter"/>
      <w:lvlText w:val="%2."/>
      <w:lvlJc w:val="left"/>
      <w:pPr>
        <w:tabs>
          <w:tab w:val="num" w:pos="720"/>
        </w:tabs>
        <w:ind w:left="1944" w:hanging="864"/>
      </w:pPr>
      <w:rPr>
        <w:rFonts w:hint="default"/>
        <w:b w:val="0"/>
        <w:i w:val="0"/>
        <w:caps w:val="0"/>
        <w:sz w:val="21"/>
        <w:szCs w:val="21"/>
      </w:rPr>
    </w:lvl>
    <w:lvl w:ilvl="2">
      <w:start w:val="1"/>
      <w:numFmt w:val="decimal"/>
      <w:lvlText w:val="%3)"/>
      <w:lvlJc w:val="left"/>
      <w:pPr>
        <w:tabs>
          <w:tab w:val="num" w:pos="1080"/>
        </w:tabs>
        <w:ind w:left="2952" w:hanging="792"/>
      </w:pPr>
      <w:rPr>
        <w:rFonts w:hint="default"/>
        <w:b w:val="0"/>
        <w:i w:val="0"/>
        <w:sz w:val="21"/>
        <w:szCs w:val="21"/>
      </w:rPr>
    </w:lvl>
    <w:lvl w:ilvl="3">
      <w:start w:val="1"/>
      <w:numFmt w:val="lowerLetter"/>
      <w:lvlText w:val="(%4)"/>
      <w:lvlJc w:val="left"/>
      <w:pPr>
        <w:tabs>
          <w:tab w:val="num" w:pos="1440"/>
        </w:tabs>
        <w:ind w:left="1440" w:hanging="360"/>
      </w:pPr>
      <w:rPr>
        <w:rFonts w:ascii="Arial" w:hAnsi="Arial" w:hint="default"/>
        <w:b w:val="0"/>
        <w:i w:val="0"/>
        <w:sz w:val="22"/>
      </w:rPr>
    </w:lvl>
    <w:lvl w:ilvl="4">
      <w:start w:val="1"/>
      <w:numFmt w:val="lowerLetter"/>
      <w:lvlText w:val="%5."/>
      <w:lvlJc w:val="left"/>
      <w:pPr>
        <w:tabs>
          <w:tab w:val="num" w:pos="1800"/>
        </w:tabs>
        <w:ind w:left="1800" w:hanging="360"/>
      </w:pPr>
      <w:rPr>
        <w:rFonts w:ascii="Arial" w:hAnsi="Arial" w:hint="default"/>
        <w:b w:val="0"/>
        <w:i w:val="0"/>
        <w:sz w:val="22"/>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5" w15:restartNumberingAfterBreak="0">
    <w:nsid w:val="4F647D1A"/>
    <w:multiLevelType w:val="multilevel"/>
    <w:tmpl w:val="FA1A4CD6"/>
    <w:lvl w:ilvl="0">
      <w:start w:val="1"/>
      <w:numFmt w:val="decimal"/>
      <w:lvlText w:val="%1."/>
      <w:lvlJc w:val="left"/>
      <w:pPr>
        <w:tabs>
          <w:tab w:val="num" w:pos="720"/>
        </w:tabs>
        <w:ind w:left="1440" w:hanging="720"/>
      </w:pPr>
      <w:rPr>
        <w:rFonts w:ascii="Times New Roman" w:hAnsi="Times New Roman" w:hint="default"/>
        <w:b w:val="0"/>
        <w:i w:val="0"/>
        <w:sz w:val="24"/>
      </w:rPr>
    </w:lvl>
    <w:lvl w:ilvl="1">
      <w:start w:val="1"/>
      <w:numFmt w:val="lowerLetter"/>
      <w:lvlText w:val="%2."/>
      <w:lvlJc w:val="left"/>
      <w:pPr>
        <w:tabs>
          <w:tab w:val="num" w:pos="720"/>
        </w:tabs>
        <w:ind w:left="1944" w:hanging="864"/>
      </w:pPr>
      <w:rPr>
        <w:rFonts w:ascii="Times New Roman" w:hAnsi="Times New Roman" w:hint="default"/>
        <w:b w:val="0"/>
        <w:i w:val="0"/>
        <w:caps w:val="0"/>
        <w:sz w:val="24"/>
      </w:rPr>
    </w:lvl>
    <w:lvl w:ilvl="2">
      <w:start w:val="1"/>
      <w:numFmt w:val="decimal"/>
      <w:lvlText w:val="%3)"/>
      <w:lvlJc w:val="left"/>
      <w:pPr>
        <w:tabs>
          <w:tab w:val="num" w:pos="1080"/>
        </w:tabs>
        <w:ind w:left="2952" w:hanging="792"/>
      </w:pPr>
      <w:rPr>
        <w:rFonts w:asciiTheme="minorHAnsi" w:hAnsiTheme="minorHAnsi" w:hint="default"/>
        <w:b w:val="0"/>
        <w:i w:val="0"/>
        <w:sz w:val="21"/>
        <w:szCs w:val="21"/>
      </w:rPr>
    </w:lvl>
    <w:lvl w:ilvl="3">
      <w:start w:val="1"/>
      <w:numFmt w:val="lowerLetter"/>
      <w:lvlText w:val="(%4)"/>
      <w:lvlJc w:val="left"/>
      <w:pPr>
        <w:tabs>
          <w:tab w:val="num" w:pos="1440"/>
        </w:tabs>
        <w:ind w:left="1440" w:hanging="360"/>
      </w:pPr>
      <w:rPr>
        <w:rFonts w:ascii="Arial" w:hAnsi="Arial" w:hint="default"/>
        <w:b w:val="0"/>
        <w:i w:val="0"/>
        <w:sz w:val="22"/>
      </w:rPr>
    </w:lvl>
    <w:lvl w:ilvl="4">
      <w:start w:val="1"/>
      <w:numFmt w:val="lowerLetter"/>
      <w:lvlText w:val="%5."/>
      <w:lvlJc w:val="left"/>
      <w:pPr>
        <w:tabs>
          <w:tab w:val="num" w:pos="1800"/>
        </w:tabs>
        <w:ind w:left="1800" w:hanging="360"/>
      </w:pPr>
      <w:rPr>
        <w:rFonts w:ascii="Arial" w:hAnsi="Arial" w:hint="default"/>
        <w:b w:val="0"/>
        <w:i w:val="0"/>
        <w:sz w:val="22"/>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6" w15:restartNumberingAfterBreak="0">
    <w:nsid w:val="55D878FB"/>
    <w:multiLevelType w:val="multilevel"/>
    <w:tmpl w:val="FA1A4CD6"/>
    <w:lvl w:ilvl="0">
      <w:start w:val="1"/>
      <w:numFmt w:val="decimal"/>
      <w:lvlText w:val="%1."/>
      <w:lvlJc w:val="left"/>
      <w:pPr>
        <w:tabs>
          <w:tab w:val="num" w:pos="720"/>
        </w:tabs>
        <w:ind w:left="1440" w:hanging="720"/>
      </w:pPr>
      <w:rPr>
        <w:rFonts w:ascii="Times New Roman" w:hAnsi="Times New Roman" w:hint="default"/>
        <w:b w:val="0"/>
        <w:i w:val="0"/>
        <w:sz w:val="24"/>
      </w:rPr>
    </w:lvl>
    <w:lvl w:ilvl="1">
      <w:start w:val="1"/>
      <w:numFmt w:val="lowerLetter"/>
      <w:lvlText w:val="%2."/>
      <w:lvlJc w:val="left"/>
      <w:pPr>
        <w:tabs>
          <w:tab w:val="num" w:pos="720"/>
        </w:tabs>
        <w:ind w:left="1944" w:hanging="864"/>
      </w:pPr>
      <w:rPr>
        <w:rFonts w:ascii="Times New Roman" w:hAnsi="Times New Roman" w:hint="default"/>
        <w:b w:val="0"/>
        <w:i w:val="0"/>
        <w:caps w:val="0"/>
        <w:sz w:val="24"/>
      </w:rPr>
    </w:lvl>
    <w:lvl w:ilvl="2">
      <w:start w:val="1"/>
      <w:numFmt w:val="decimal"/>
      <w:lvlText w:val="%3)"/>
      <w:lvlJc w:val="left"/>
      <w:pPr>
        <w:tabs>
          <w:tab w:val="num" w:pos="1170"/>
        </w:tabs>
        <w:ind w:left="3042" w:hanging="792"/>
      </w:pPr>
      <w:rPr>
        <w:rFonts w:asciiTheme="minorHAnsi" w:hAnsiTheme="minorHAnsi" w:hint="default"/>
        <w:b w:val="0"/>
        <w:i w:val="0"/>
        <w:sz w:val="21"/>
        <w:szCs w:val="21"/>
      </w:rPr>
    </w:lvl>
    <w:lvl w:ilvl="3">
      <w:start w:val="1"/>
      <w:numFmt w:val="lowerLetter"/>
      <w:lvlText w:val="(%4)"/>
      <w:lvlJc w:val="left"/>
      <w:pPr>
        <w:tabs>
          <w:tab w:val="num" w:pos="1440"/>
        </w:tabs>
        <w:ind w:left="1440" w:hanging="360"/>
      </w:pPr>
      <w:rPr>
        <w:rFonts w:ascii="Arial" w:hAnsi="Arial" w:hint="default"/>
        <w:b w:val="0"/>
        <w:i w:val="0"/>
        <w:sz w:val="22"/>
      </w:rPr>
    </w:lvl>
    <w:lvl w:ilvl="4">
      <w:start w:val="1"/>
      <w:numFmt w:val="lowerLetter"/>
      <w:lvlText w:val="%5."/>
      <w:lvlJc w:val="left"/>
      <w:pPr>
        <w:tabs>
          <w:tab w:val="num" w:pos="1800"/>
        </w:tabs>
        <w:ind w:left="1800" w:hanging="360"/>
      </w:pPr>
      <w:rPr>
        <w:rFonts w:ascii="Arial" w:hAnsi="Arial" w:hint="default"/>
        <w:b w:val="0"/>
        <w:i w:val="0"/>
        <w:sz w:val="22"/>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7" w15:restartNumberingAfterBreak="0">
    <w:nsid w:val="56A83AEE"/>
    <w:multiLevelType w:val="hybridMultilevel"/>
    <w:tmpl w:val="A0A0A222"/>
    <w:lvl w:ilvl="0" w:tplc="0E32D706">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5ABA6464"/>
    <w:multiLevelType w:val="multilevel"/>
    <w:tmpl w:val="FA1A4CD6"/>
    <w:lvl w:ilvl="0">
      <w:start w:val="1"/>
      <w:numFmt w:val="decimal"/>
      <w:lvlText w:val="%1."/>
      <w:lvlJc w:val="left"/>
      <w:pPr>
        <w:tabs>
          <w:tab w:val="num" w:pos="720"/>
        </w:tabs>
        <w:ind w:left="1440" w:hanging="720"/>
      </w:pPr>
      <w:rPr>
        <w:rFonts w:ascii="Times New Roman" w:hAnsi="Times New Roman" w:hint="default"/>
        <w:b w:val="0"/>
        <w:i w:val="0"/>
        <w:sz w:val="24"/>
      </w:rPr>
    </w:lvl>
    <w:lvl w:ilvl="1">
      <w:start w:val="1"/>
      <w:numFmt w:val="lowerLetter"/>
      <w:lvlText w:val="%2."/>
      <w:lvlJc w:val="left"/>
      <w:pPr>
        <w:tabs>
          <w:tab w:val="num" w:pos="720"/>
        </w:tabs>
        <w:ind w:left="1944" w:hanging="864"/>
      </w:pPr>
      <w:rPr>
        <w:rFonts w:ascii="Times New Roman" w:hAnsi="Times New Roman" w:hint="default"/>
        <w:b w:val="0"/>
        <w:i w:val="0"/>
        <w:caps w:val="0"/>
        <w:sz w:val="24"/>
      </w:rPr>
    </w:lvl>
    <w:lvl w:ilvl="2">
      <w:start w:val="1"/>
      <w:numFmt w:val="decimal"/>
      <w:lvlText w:val="%3)"/>
      <w:lvlJc w:val="left"/>
      <w:pPr>
        <w:tabs>
          <w:tab w:val="num" w:pos="1170"/>
        </w:tabs>
        <w:ind w:left="3042" w:hanging="792"/>
      </w:pPr>
      <w:rPr>
        <w:rFonts w:asciiTheme="minorHAnsi" w:hAnsiTheme="minorHAnsi" w:hint="default"/>
        <w:b w:val="0"/>
        <w:i w:val="0"/>
        <w:sz w:val="21"/>
        <w:szCs w:val="21"/>
      </w:rPr>
    </w:lvl>
    <w:lvl w:ilvl="3">
      <w:start w:val="1"/>
      <w:numFmt w:val="lowerLetter"/>
      <w:lvlText w:val="(%4)"/>
      <w:lvlJc w:val="left"/>
      <w:pPr>
        <w:tabs>
          <w:tab w:val="num" w:pos="1440"/>
        </w:tabs>
        <w:ind w:left="1440" w:hanging="360"/>
      </w:pPr>
      <w:rPr>
        <w:rFonts w:ascii="Arial" w:hAnsi="Arial" w:hint="default"/>
        <w:b w:val="0"/>
        <w:i w:val="0"/>
        <w:sz w:val="22"/>
      </w:rPr>
    </w:lvl>
    <w:lvl w:ilvl="4">
      <w:start w:val="1"/>
      <w:numFmt w:val="lowerLetter"/>
      <w:lvlText w:val="%5."/>
      <w:lvlJc w:val="left"/>
      <w:pPr>
        <w:tabs>
          <w:tab w:val="num" w:pos="1800"/>
        </w:tabs>
        <w:ind w:left="1800" w:hanging="360"/>
      </w:pPr>
      <w:rPr>
        <w:rFonts w:ascii="Arial" w:hAnsi="Arial" w:hint="default"/>
        <w:b w:val="0"/>
        <w:i w:val="0"/>
        <w:sz w:val="22"/>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9" w15:restartNumberingAfterBreak="0">
    <w:nsid w:val="5D096B4D"/>
    <w:multiLevelType w:val="multilevel"/>
    <w:tmpl w:val="5B44B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6B1912"/>
    <w:multiLevelType w:val="hybridMultilevel"/>
    <w:tmpl w:val="30BACCC6"/>
    <w:lvl w:ilvl="0" w:tplc="733AE356">
      <w:start w:val="1"/>
      <w:numFmt w:val="decimal"/>
      <w:lvlText w:val="%1."/>
      <w:lvlJc w:val="left"/>
      <w:pPr>
        <w:tabs>
          <w:tab w:val="num" w:pos="570"/>
        </w:tabs>
        <w:ind w:left="570" w:hanging="570"/>
      </w:pPr>
      <w:rPr>
        <w:rFonts w:hint="default"/>
        <w:b/>
        <w:bCs/>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1" w15:restartNumberingAfterBreak="0">
    <w:nsid w:val="5D7C3959"/>
    <w:multiLevelType w:val="multilevel"/>
    <w:tmpl w:val="4D56432C"/>
    <w:lvl w:ilvl="0">
      <w:start w:val="1"/>
      <w:numFmt w:val="decimal"/>
      <w:lvlText w:val="%1."/>
      <w:lvlJc w:val="left"/>
      <w:pPr>
        <w:tabs>
          <w:tab w:val="num" w:pos="720"/>
        </w:tabs>
        <w:ind w:left="1440" w:hanging="720"/>
      </w:pPr>
      <w:rPr>
        <w:rFonts w:ascii="Arial" w:hAnsi="Arial" w:hint="default"/>
        <w:b w:val="0"/>
        <w:i w:val="0"/>
        <w:sz w:val="22"/>
      </w:rPr>
    </w:lvl>
    <w:lvl w:ilvl="1">
      <w:start w:val="1"/>
      <w:numFmt w:val="lowerLetter"/>
      <w:lvlText w:val="%2."/>
      <w:lvlJc w:val="left"/>
      <w:pPr>
        <w:tabs>
          <w:tab w:val="num" w:pos="720"/>
        </w:tabs>
        <w:ind w:left="1944" w:hanging="864"/>
      </w:pPr>
      <w:rPr>
        <w:rFonts w:asciiTheme="minorHAnsi" w:hAnsiTheme="minorHAnsi" w:hint="default"/>
        <w:b w:val="0"/>
        <w:i w:val="0"/>
        <w:caps w:val="0"/>
        <w:sz w:val="21"/>
        <w:szCs w:val="21"/>
      </w:rPr>
    </w:lvl>
    <w:lvl w:ilvl="2">
      <w:start w:val="1"/>
      <w:numFmt w:val="decimal"/>
      <w:lvlText w:val="%3)"/>
      <w:lvlJc w:val="left"/>
      <w:pPr>
        <w:tabs>
          <w:tab w:val="num" w:pos="1080"/>
        </w:tabs>
        <w:ind w:left="2952" w:hanging="792"/>
      </w:pPr>
      <w:rPr>
        <w:rFonts w:ascii="Times New Roman" w:hAnsi="Times New Roman" w:hint="default"/>
        <w:b w:val="0"/>
        <w:i w:val="0"/>
        <w:sz w:val="24"/>
      </w:rPr>
    </w:lvl>
    <w:lvl w:ilvl="3">
      <w:start w:val="1"/>
      <w:numFmt w:val="lowerLetter"/>
      <w:lvlText w:val="(%4)"/>
      <w:lvlJc w:val="left"/>
      <w:pPr>
        <w:tabs>
          <w:tab w:val="num" w:pos="1440"/>
        </w:tabs>
        <w:ind w:left="1440" w:hanging="360"/>
      </w:pPr>
      <w:rPr>
        <w:rFonts w:ascii="Arial" w:hAnsi="Arial" w:hint="default"/>
        <w:b w:val="0"/>
        <w:i w:val="0"/>
        <w:sz w:val="22"/>
      </w:rPr>
    </w:lvl>
    <w:lvl w:ilvl="4">
      <w:start w:val="1"/>
      <w:numFmt w:val="lowerLetter"/>
      <w:lvlText w:val="%5."/>
      <w:lvlJc w:val="left"/>
      <w:pPr>
        <w:tabs>
          <w:tab w:val="num" w:pos="1800"/>
        </w:tabs>
        <w:ind w:left="1800" w:hanging="360"/>
      </w:pPr>
      <w:rPr>
        <w:rFonts w:ascii="Arial" w:hAnsi="Arial" w:hint="default"/>
        <w:b w:val="0"/>
        <w:i w:val="0"/>
        <w:sz w:val="22"/>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2" w15:restartNumberingAfterBreak="0">
    <w:nsid w:val="5D8E531B"/>
    <w:multiLevelType w:val="multilevel"/>
    <w:tmpl w:val="FA1A4CD6"/>
    <w:lvl w:ilvl="0">
      <w:start w:val="1"/>
      <w:numFmt w:val="decimal"/>
      <w:lvlText w:val="%1."/>
      <w:lvlJc w:val="left"/>
      <w:pPr>
        <w:tabs>
          <w:tab w:val="num" w:pos="720"/>
        </w:tabs>
        <w:ind w:left="1440" w:hanging="720"/>
      </w:pPr>
      <w:rPr>
        <w:rFonts w:ascii="Times New Roman" w:hAnsi="Times New Roman" w:hint="default"/>
        <w:b w:val="0"/>
        <w:i w:val="0"/>
        <w:sz w:val="24"/>
      </w:rPr>
    </w:lvl>
    <w:lvl w:ilvl="1">
      <w:start w:val="1"/>
      <w:numFmt w:val="lowerLetter"/>
      <w:lvlText w:val="%2."/>
      <w:lvlJc w:val="left"/>
      <w:pPr>
        <w:tabs>
          <w:tab w:val="num" w:pos="720"/>
        </w:tabs>
        <w:ind w:left="1944" w:hanging="864"/>
      </w:pPr>
      <w:rPr>
        <w:rFonts w:ascii="Times New Roman" w:hAnsi="Times New Roman" w:hint="default"/>
        <w:b w:val="0"/>
        <w:i w:val="0"/>
        <w:caps w:val="0"/>
        <w:sz w:val="24"/>
      </w:rPr>
    </w:lvl>
    <w:lvl w:ilvl="2">
      <w:start w:val="1"/>
      <w:numFmt w:val="decimal"/>
      <w:lvlText w:val="%3)"/>
      <w:lvlJc w:val="left"/>
      <w:pPr>
        <w:tabs>
          <w:tab w:val="num" w:pos="1170"/>
        </w:tabs>
        <w:ind w:left="3042" w:hanging="792"/>
      </w:pPr>
      <w:rPr>
        <w:rFonts w:asciiTheme="minorHAnsi" w:hAnsiTheme="minorHAnsi" w:hint="default"/>
        <w:b w:val="0"/>
        <w:i w:val="0"/>
        <w:sz w:val="21"/>
        <w:szCs w:val="21"/>
      </w:rPr>
    </w:lvl>
    <w:lvl w:ilvl="3">
      <w:start w:val="1"/>
      <w:numFmt w:val="lowerLetter"/>
      <w:lvlText w:val="(%4)"/>
      <w:lvlJc w:val="left"/>
      <w:pPr>
        <w:tabs>
          <w:tab w:val="num" w:pos="1440"/>
        </w:tabs>
        <w:ind w:left="1440" w:hanging="360"/>
      </w:pPr>
      <w:rPr>
        <w:rFonts w:ascii="Arial" w:hAnsi="Arial" w:hint="default"/>
        <w:b w:val="0"/>
        <w:i w:val="0"/>
        <w:sz w:val="22"/>
      </w:rPr>
    </w:lvl>
    <w:lvl w:ilvl="4">
      <w:start w:val="1"/>
      <w:numFmt w:val="lowerLetter"/>
      <w:lvlText w:val="%5."/>
      <w:lvlJc w:val="left"/>
      <w:pPr>
        <w:tabs>
          <w:tab w:val="num" w:pos="1800"/>
        </w:tabs>
        <w:ind w:left="1800" w:hanging="360"/>
      </w:pPr>
      <w:rPr>
        <w:rFonts w:ascii="Arial" w:hAnsi="Arial" w:hint="default"/>
        <w:b w:val="0"/>
        <w:i w:val="0"/>
        <w:sz w:val="22"/>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3" w15:restartNumberingAfterBreak="0">
    <w:nsid w:val="5E6A406E"/>
    <w:multiLevelType w:val="multilevel"/>
    <w:tmpl w:val="D882AF5A"/>
    <w:lvl w:ilvl="0">
      <w:start w:val="1"/>
      <w:numFmt w:val="decimal"/>
      <w:lvlText w:val="%1."/>
      <w:lvlJc w:val="left"/>
      <w:pPr>
        <w:tabs>
          <w:tab w:val="num" w:pos="720"/>
        </w:tabs>
        <w:ind w:left="1440" w:hanging="720"/>
      </w:pPr>
      <w:rPr>
        <w:rFonts w:ascii="Arial" w:hAnsi="Arial" w:hint="default"/>
        <w:b w:val="0"/>
        <w:i w:val="0"/>
        <w:sz w:val="22"/>
      </w:rPr>
    </w:lvl>
    <w:lvl w:ilvl="1">
      <w:start w:val="1"/>
      <w:numFmt w:val="lowerLetter"/>
      <w:lvlText w:val="%2."/>
      <w:lvlJc w:val="left"/>
      <w:pPr>
        <w:tabs>
          <w:tab w:val="num" w:pos="720"/>
        </w:tabs>
        <w:ind w:left="1944" w:hanging="864"/>
      </w:pPr>
      <w:rPr>
        <w:rFonts w:asciiTheme="minorHAnsi" w:hAnsiTheme="minorHAnsi" w:hint="default"/>
        <w:b w:val="0"/>
        <w:i w:val="0"/>
        <w:caps w:val="0"/>
        <w:sz w:val="21"/>
        <w:szCs w:val="21"/>
      </w:rPr>
    </w:lvl>
    <w:lvl w:ilvl="2">
      <w:start w:val="1"/>
      <w:numFmt w:val="decimal"/>
      <w:lvlText w:val="%3)"/>
      <w:lvlJc w:val="left"/>
      <w:pPr>
        <w:tabs>
          <w:tab w:val="num" w:pos="1080"/>
        </w:tabs>
        <w:ind w:left="2952" w:hanging="792"/>
      </w:pPr>
      <w:rPr>
        <w:rFonts w:asciiTheme="minorHAnsi" w:hAnsiTheme="minorHAnsi" w:hint="default"/>
        <w:b w:val="0"/>
        <w:i w:val="0"/>
        <w:sz w:val="21"/>
        <w:szCs w:val="21"/>
      </w:rPr>
    </w:lvl>
    <w:lvl w:ilvl="3">
      <w:start w:val="1"/>
      <w:numFmt w:val="lowerLetter"/>
      <w:lvlText w:val="(%4)"/>
      <w:lvlJc w:val="left"/>
      <w:pPr>
        <w:tabs>
          <w:tab w:val="num" w:pos="1440"/>
        </w:tabs>
        <w:ind w:left="1440" w:hanging="360"/>
      </w:pPr>
      <w:rPr>
        <w:rFonts w:ascii="Arial" w:hAnsi="Arial" w:hint="default"/>
        <w:b w:val="0"/>
        <w:i w:val="0"/>
        <w:sz w:val="22"/>
      </w:rPr>
    </w:lvl>
    <w:lvl w:ilvl="4">
      <w:start w:val="1"/>
      <w:numFmt w:val="lowerLetter"/>
      <w:lvlText w:val="%5."/>
      <w:lvlJc w:val="left"/>
      <w:pPr>
        <w:tabs>
          <w:tab w:val="num" w:pos="1800"/>
        </w:tabs>
        <w:ind w:left="1800" w:hanging="360"/>
      </w:pPr>
      <w:rPr>
        <w:rFonts w:ascii="Arial" w:hAnsi="Arial" w:hint="default"/>
        <w:b w:val="0"/>
        <w:i w:val="0"/>
        <w:sz w:val="22"/>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4" w15:restartNumberingAfterBreak="0">
    <w:nsid w:val="5EF40194"/>
    <w:multiLevelType w:val="multilevel"/>
    <w:tmpl w:val="D882AF5A"/>
    <w:lvl w:ilvl="0">
      <w:start w:val="1"/>
      <w:numFmt w:val="decimal"/>
      <w:lvlText w:val="%1."/>
      <w:lvlJc w:val="left"/>
      <w:pPr>
        <w:tabs>
          <w:tab w:val="num" w:pos="720"/>
        </w:tabs>
        <w:ind w:left="1440" w:hanging="720"/>
      </w:pPr>
      <w:rPr>
        <w:rFonts w:ascii="Arial" w:hAnsi="Arial" w:hint="default"/>
        <w:b w:val="0"/>
        <w:i w:val="0"/>
        <w:sz w:val="22"/>
      </w:rPr>
    </w:lvl>
    <w:lvl w:ilvl="1">
      <w:start w:val="1"/>
      <w:numFmt w:val="lowerLetter"/>
      <w:lvlText w:val="%2."/>
      <w:lvlJc w:val="left"/>
      <w:pPr>
        <w:tabs>
          <w:tab w:val="num" w:pos="720"/>
        </w:tabs>
        <w:ind w:left="1944" w:hanging="864"/>
      </w:pPr>
      <w:rPr>
        <w:rFonts w:asciiTheme="minorHAnsi" w:hAnsiTheme="minorHAnsi" w:hint="default"/>
        <w:b w:val="0"/>
        <w:i w:val="0"/>
        <w:caps w:val="0"/>
        <w:sz w:val="21"/>
        <w:szCs w:val="21"/>
      </w:rPr>
    </w:lvl>
    <w:lvl w:ilvl="2">
      <w:start w:val="1"/>
      <w:numFmt w:val="decimal"/>
      <w:lvlText w:val="%3)"/>
      <w:lvlJc w:val="left"/>
      <w:pPr>
        <w:tabs>
          <w:tab w:val="num" w:pos="1080"/>
        </w:tabs>
        <w:ind w:left="2952" w:hanging="792"/>
      </w:pPr>
      <w:rPr>
        <w:rFonts w:asciiTheme="minorHAnsi" w:hAnsiTheme="minorHAnsi" w:hint="default"/>
        <w:b w:val="0"/>
        <w:i w:val="0"/>
        <w:sz w:val="21"/>
        <w:szCs w:val="21"/>
      </w:rPr>
    </w:lvl>
    <w:lvl w:ilvl="3">
      <w:start w:val="1"/>
      <w:numFmt w:val="lowerLetter"/>
      <w:lvlText w:val="(%4)"/>
      <w:lvlJc w:val="left"/>
      <w:pPr>
        <w:tabs>
          <w:tab w:val="num" w:pos="1440"/>
        </w:tabs>
        <w:ind w:left="1440" w:hanging="360"/>
      </w:pPr>
      <w:rPr>
        <w:rFonts w:ascii="Arial" w:hAnsi="Arial" w:hint="default"/>
        <w:b w:val="0"/>
        <w:i w:val="0"/>
        <w:sz w:val="22"/>
      </w:rPr>
    </w:lvl>
    <w:lvl w:ilvl="4">
      <w:start w:val="1"/>
      <w:numFmt w:val="lowerLetter"/>
      <w:lvlText w:val="%5."/>
      <w:lvlJc w:val="left"/>
      <w:pPr>
        <w:tabs>
          <w:tab w:val="num" w:pos="1800"/>
        </w:tabs>
        <w:ind w:left="1800" w:hanging="360"/>
      </w:pPr>
      <w:rPr>
        <w:rFonts w:ascii="Arial" w:hAnsi="Arial" w:hint="default"/>
        <w:b w:val="0"/>
        <w:i w:val="0"/>
        <w:sz w:val="22"/>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5" w15:restartNumberingAfterBreak="0">
    <w:nsid w:val="606B35AC"/>
    <w:multiLevelType w:val="multilevel"/>
    <w:tmpl w:val="FA1A4CD6"/>
    <w:lvl w:ilvl="0">
      <w:start w:val="1"/>
      <w:numFmt w:val="decimal"/>
      <w:lvlText w:val="%1."/>
      <w:lvlJc w:val="left"/>
      <w:pPr>
        <w:tabs>
          <w:tab w:val="num" w:pos="720"/>
        </w:tabs>
        <w:ind w:left="1440" w:hanging="720"/>
      </w:pPr>
      <w:rPr>
        <w:rFonts w:ascii="Times New Roman" w:hAnsi="Times New Roman" w:hint="default"/>
        <w:b w:val="0"/>
        <w:i w:val="0"/>
        <w:sz w:val="24"/>
      </w:rPr>
    </w:lvl>
    <w:lvl w:ilvl="1">
      <w:start w:val="1"/>
      <w:numFmt w:val="lowerLetter"/>
      <w:lvlText w:val="%2."/>
      <w:lvlJc w:val="left"/>
      <w:pPr>
        <w:tabs>
          <w:tab w:val="num" w:pos="720"/>
        </w:tabs>
        <w:ind w:left="1944" w:hanging="864"/>
      </w:pPr>
      <w:rPr>
        <w:rFonts w:ascii="Times New Roman" w:hAnsi="Times New Roman" w:hint="default"/>
        <w:b w:val="0"/>
        <w:i w:val="0"/>
        <w:caps w:val="0"/>
        <w:sz w:val="24"/>
      </w:rPr>
    </w:lvl>
    <w:lvl w:ilvl="2">
      <w:start w:val="1"/>
      <w:numFmt w:val="decimal"/>
      <w:lvlText w:val="%3)"/>
      <w:lvlJc w:val="left"/>
      <w:pPr>
        <w:tabs>
          <w:tab w:val="num" w:pos="1170"/>
        </w:tabs>
        <w:ind w:left="3042" w:hanging="792"/>
      </w:pPr>
      <w:rPr>
        <w:rFonts w:asciiTheme="minorHAnsi" w:hAnsiTheme="minorHAnsi" w:hint="default"/>
        <w:b w:val="0"/>
        <w:i w:val="0"/>
        <w:sz w:val="21"/>
        <w:szCs w:val="21"/>
      </w:rPr>
    </w:lvl>
    <w:lvl w:ilvl="3">
      <w:start w:val="1"/>
      <w:numFmt w:val="lowerLetter"/>
      <w:lvlText w:val="(%4)"/>
      <w:lvlJc w:val="left"/>
      <w:pPr>
        <w:tabs>
          <w:tab w:val="num" w:pos="1440"/>
        </w:tabs>
        <w:ind w:left="1440" w:hanging="360"/>
      </w:pPr>
      <w:rPr>
        <w:rFonts w:ascii="Arial" w:hAnsi="Arial" w:hint="default"/>
        <w:b w:val="0"/>
        <w:i w:val="0"/>
        <w:sz w:val="22"/>
      </w:rPr>
    </w:lvl>
    <w:lvl w:ilvl="4">
      <w:start w:val="1"/>
      <w:numFmt w:val="lowerLetter"/>
      <w:lvlText w:val="%5."/>
      <w:lvlJc w:val="left"/>
      <w:pPr>
        <w:tabs>
          <w:tab w:val="num" w:pos="1800"/>
        </w:tabs>
        <w:ind w:left="1800" w:hanging="360"/>
      </w:pPr>
      <w:rPr>
        <w:rFonts w:ascii="Arial" w:hAnsi="Arial" w:hint="default"/>
        <w:b w:val="0"/>
        <w:i w:val="0"/>
        <w:sz w:val="22"/>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6" w15:restartNumberingAfterBreak="0">
    <w:nsid w:val="60FA2028"/>
    <w:multiLevelType w:val="multilevel"/>
    <w:tmpl w:val="FA1A4CD6"/>
    <w:lvl w:ilvl="0">
      <w:start w:val="1"/>
      <w:numFmt w:val="decimal"/>
      <w:lvlText w:val="%1."/>
      <w:lvlJc w:val="left"/>
      <w:pPr>
        <w:tabs>
          <w:tab w:val="num" w:pos="720"/>
        </w:tabs>
        <w:ind w:left="1440" w:hanging="720"/>
      </w:pPr>
      <w:rPr>
        <w:rFonts w:ascii="Times New Roman" w:hAnsi="Times New Roman" w:hint="default"/>
        <w:b w:val="0"/>
        <w:i w:val="0"/>
        <w:sz w:val="24"/>
      </w:rPr>
    </w:lvl>
    <w:lvl w:ilvl="1">
      <w:start w:val="1"/>
      <w:numFmt w:val="lowerLetter"/>
      <w:lvlText w:val="%2."/>
      <w:lvlJc w:val="left"/>
      <w:pPr>
        <w:tabs>
          <w:tab w:val="num" w:pos="720"/>
        </w:tabs>
        <w:ind w:left="1944" w:hanging="864"/>
      </w:pPr>
      <w:rPr>
        <w:rFonts w:ascii="Times New Roman" w:hAnsi="Times New Roman" w:hint="default"/>
        <w:b w:val="0"/>
        <w:i w:val="0"/>
        <w:caps w:val="0"/>
        <w:sz w:val="24"/>
      </w:rPr>
    </w:lvl>
    <w:lvl w:ilvl="2">
      <w:start w:val="1"/>
      <w:numFmt w:val="decimal"/>
      <w:lvlText w:val="%3)"/>
      <w:lvlJc w:val="left"/>
      <w:pPr>
        <w:tabs>
          <w:tab w:val="num" w:pos="1170"/>
        </w:tabs>
        <w:ind w:left="3042" w:hanging="792"/>
      </w:pPr>
      <w:rPr>
        <w:rFonts w:asciiTheme="minorHAnsi" w:hAnsiTheme="minorHAnsi" w:hint="default"/>
        <w:b w:val="0"/>
        <w:i w:val="0"/>
        <w:sz w:val="21"/>
        <w:szCs w:val="21"/>
      </w:rPr>
    </w:lvl>
    <w:lvl w:ilvl="3">
      <w:start w:val="1"/>
      <w:numFmt w:val="lowerLetter"/>
      <w:lvlText w:val="(%4)"/>
      <w:lvlJc w:val="left"/>
      <w:pPr>
        <w:tabs>
          <w:tab w:val="num" w:pos="1440"/>
        </w:tabs>
        <w:ind w:left="1440" w:hanging="360"/>
      </w:pPr>
      <w:rPr>
        <w:rFonts w:ascii="Arial" w:hAnsi="Arial" w:hint="default"/>
        <w:b w:val="0"/>
        <w:i w:val="0"/>
        <w:sz w:val="22"/>
      </w:rPr>
    </w:lvl>
    <w:lvl w:ilvl="4">
      <w:start w:val="1"/>
      <w:numFmt w:val="lowerLetter"/>
      <w:lvlText w:val="%5."/>
      <w:lvlJc w:val="left"/>
      <w:pPr>
        <w:tabs>
          <w:tab w:val="num" w:pos="1800"/>
        </w:tabs>
        <w:ind w:left="1800" w:hanging="360"/>
      </w:pPr>
      <w:rPr>
        <w:rFonts w:ascii="Arial" w:hAnsi="Arial" w:hint="default"/>
        <w:b w:val="0"/>
        <w:i w:val="0"/>
        <w:sz w:val="22"/>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7" w15:restartNumberingAfterBreak="0">
    <w:nsid w:val="62E002EA"/>
    <w:multiLevelType w:val="multilevel"/>
    <w:tmpl w:val="FA1A4CD6"/>
    <w:lvl w:ilvl="0">
      <w:start w:val="1"/>
      <w:numFmt w:val="decimal"/>
      <w:lvlText w:val="%1."/>
      <w:lvlJc w:val="left"/>
      <w:pPr>
        <w:tabs>
          <w:tab w:val="num" w:pos="720"/>
        </w:tabs>
        <w:ind w:left="1440" w:hanging="720"/>
      </w:pPr>
      <w:rPr>
        <w:rFonts w:ascii="Times New Roman" w:hAnsi="Times New Roman" w:hint="default"/>
        <w:b w:val="0"/>
        <w:i w:val="0"/>
        <w:sz w:val="24"/>
      </w:rPr>
    </w:lvl>
    <w:lvl w:ilvl="1">
      <w:start w:val="1"/>
      <w:numFmt w:val="lowerLetter"/>
      <w:lvlText w:val="%2."/>
      <w:lvlJc w:val="left"/>
      <w:pPr>
        <w:tabs>
          <w:tab w:val="num" w:pos="720"/>
        </w:tabs>
        <w:ind w:left="1944" w:hanging="864"/>
      </w:pPr>
      <w:rPr>
        <w:rFonts w:ascii="Times New Roman" w:hAnsi="Times New Roman" w:hint="default"/>
        <w:b w:val="0"/>
        <w:i w:val="0"/>
        <w:caps w:val="0"/>
        <w:sz w:val="24"/>
      </w:rPr>
    </w:lvl>
    <w:lvl w:ilvl="2">
      <w:start w:val="1"/>
      <w:numFmt w:val="decimal"/>
      <w:lvlText w:val="%3)"/>
      <w:lvlJc w:val="left"/>
      <w:pPr>
        <w:tabs>
          <w:tab w:val="num" w:pos="1170"/>
        </w:tabs>
        <w:ind w:left="3042" w:hanging="792"/>
      </w:pPr>
      <w:rPr>
        <w:rFonts w:asciiTheme="minorHAnsi" w:hAnsiTheme="minorHAnsi" w:hint="default"/>
        <w:b w:val="0"/>
        <w:i w:val="0"/>
        <w:sz w:val="21"/>
        <w:szCs w:val="21"/>
      </w:rPr>
    </w:lvl>
    <w:lvl w:ilvl="3">
      <w:start w:val="1"/>
      <w:numFmt w:val="lowerLetter"/>
      <w:lvlText w:val="(%4)"/>
      <w:lvlJc w:val="left"/>
      <w:pPr>
        <w:tabs>
          <w:tab w:val="num" w:pos="1440"/>
        </w:tabs>
        <w:ind w:left="1440" w:hanging="360"/>
      </w:pPr>
      <w:rPr>
        <w:rFonts w:ascii="Arial" w:hAnsi="Arial" w:hint="default"/>
        <w:b w:val="0"/>
        <w:i w:val="0"/>
        <w:sz w:val="22"/>
      </w:rPr>
    </w:lvl>
    <w:lvl w:ilvl="4">
      <w:start w:val="1"/>
      <w:numFmt w:val="lowerLetter"/>
      <w:lvlText w:val="%5."/>
      <w:lvlJc w:val="left"/>
      <w:pPr>
        <w:tabs>
          <w:tab w:val="num" w:pos="1800"/>
        </w:tabs>
        <w:ind w:left="1800" w:hanging="360"/>
      </w:pPr>
      <w:rPr>
        <w:rFonts w:ascii="Arial" w:hAnsi="Arial" w:hint="default"/>
        <w:b w:val="0"/>
        <w:i w:val="0"/>
        <w:sz w:val="22"/>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8" w15:restartNumberingAfterBreak="0">
    <w:nsid w:val="651A5AD6"/>
    <w:multiLevelType w:val="multilevel"/>
    <w:tmpl w:val="0C1865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4D1B4B"/>
    <w:multiLevelType w:val="multilevel"/>
    <w:tmpl w:val="4D56432C"/>
    <w:lvl w:ilvl="0">
      <w:start w:val="1"/>
      <w:numFmt w:val="decimal"/>
      <w:lvlText w:val="%1."/>
      <w:lvlJc w:val="left"/>
      <w:pPr>
        <w:tabs>
          <w:tab w:val="num" w:pos="720"/>
        </w:tabs>
        <w:ind w:left="1440" w:hanging="720"/>
      </w:pPr>
      <w:rPr>
        <w:rFonts w:ascii="Arial" w:hAnsi="Arial" w:hint="default"/>
        <w:b w:val="0"/>
        <w:i w:val="0"/>
        <w:sz w:val="22"/>
      </w:rPr>
    </w:lvl>
    <w:lvl w:ilvl="1">
      <w:start w:val="1"/>
      <w:numFmt w:val="lowerLetter"/>
      <w:lvlText w:val="%2."/>
      <w:lvlJc w:val="left"/>
      <w:pPr>
        <w:tabs>
          <w:tab w:val="num" w:pos="720"/>
        </w:tabs>
        <w:ind w:left="1944" w:hanging="864"/>
      </w:pPr>
      <w:rPr>
        <w:rFonts w:asciiTheme="minorHAnsi" w:hAnsiTheme="minorHAnsi" w:hint="default"/>
        <w:b w:val="0"/>
        <w:i w:val="0"/>
        <w:caps w:val="0"/>
        <w:sz w:val="21"/>
        <w:szCs w:val="21"/>
      </w:rPr>
    </w:lvl>
    <w:lvl w:ilvl="2">
      <w:start w:val="1"/>
      <w:numFmt w:val="decimal"/>
      <w:lvlText w:val="%3)"/>
      <w:lvlJc w:val="left"/>
      <w:pPr>
        <w:tabs>
          <w:tab w:val="num" w:pos="1080"/>
        </w:tabs>
        <w:ind w:left="2952" w:hanging="792"/>
      </w:pPr>
      <w:rPr>
        <w:rFonts w:ascii="Times New Roman" w:hAnsi="Times New Roman" w:hint="default"/>
        <w:b w:val="0"/>
        <w:i w:val="0"/>
        <w:sz w:val="24"/>
      </w:rPr>
    </w:lvl>
    <w:lvl w:ilvl="3">
      <w:start w:val="1"/>
      <w:numFmt w:val="lowerLetter"/>
      <w:lvlText w:val="(%4)"/>
      <w:lvlJc w:val="left"/>
      <w:pPr>
        <w:tabs>
          <w:tab w:val="num" w:pos="1440"/>
        </w:tabs>
        <w:ind w:left="1440" w:hanging="360"/>
      </w:pPr>
      <w:rPr>
        <w:rFonts w:ascii="Arial" w:hAnsi="Arial" w:hint="default"/>
        <w:b w:val="0"/>
        <w:i w:val="0"/>
        <w:sz w:val="22"/>
      </w:rPr>
    </w:lvl>
    <w:lvl w:ilvl="4">
      <w:start w:val="1"/>
      <w:numFmt w:val="lowerLetter"/>
      <w:lvlText w:val="%5."/>
      <w:lvlJc w:val="left"/>
      <w:pPr>
        <w:tabs>
          <w:tab w:val="num" w:pos="1800"/>
        </w:tabs>
        <w:ind w:left="1800" w:hanging="360"/>
      </w:pPr>
      <w:rPr>
        <w:rFonts w:ascii="Arial" w:hAnsi="Arial" w:hint="default"/>
        <w:b w:val="0"/>
        <w:i w:val="0"/>
        <w:sz w:val="22"/>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0" w15:restartNumberingAfterBreak="0">
    <w:nsid w:val="6E672AED"/>
    <w:multiLevelType w:val="multilevel"/>
    <w:tmpl w:val="FA1A4CD6"/>
    <w:lvl w:ilvl="0">
      <w:start w:val="1"/>
      <w:numFmt w:val="decimal"/>
      <w:lvlText w:val="%1."/>
      <w:lvlJc w:val="left"/>
      <w:pPr>
        <w:tabs>
          <w:tab w:val="num" w:pos="720"/>
        </w:tabs>
        <w:ind w:left="1440" w:hanging="720"/>
      </w:pPr>
      <w:rPr>
        <w:rFonts w:ascii="Times New Roman" w:hAnsi="Times New Roman" w:hint="default"/>
        <w:b w:val="0"/>
        <w:i w:val="0"/>
        <w:sz w:val="24"/>
      </w:rPr>
    </w:lvl>
    <w:lvl w:ilvl="1">
      <w:start w:val="1"/>
      <w:numFmt w:val="lowerLetter"/>
      <w:lvlText w:val="%2."/>
      <w:lvlJc w:val="left"/>
      <w:pPr>
        <w:tabs>
          <w:tab w:val="num" w:pos="720"/>
        </w:tabs>
        <w:ind w:left="1944" w:hanging="864"/>
      </w:pPr>
      <w:rPr>
        <w:rFonts w:ascii="Times New Roman" w:hAnsi="Times New Roman" w:hint="default"/>
        <w:b w:val="0"/>
        <w:i w:val="0"/>
        <w:caps w:val="0"/>
        <w:sz w:val="24"/>
      </w:rPr>
    </w:lvl>
    <w:lvl w:ilvl="2">
      <w:start w:val="1"/>
      <w:numFmt w:val="decimal"/>
      <w:lvlText w:val="%3)"/>
      <w:lvlJc w:val="left"/>
      <w:pPr>
        <w:tabs>
          <w:tab w:val="num" w:pos="1080"/>
        </w:tabs>
        <w:ind w:left="2952" w:hanging="792"/>
      </w:pPr>
      <w:rPr>
        <w:rFonts w:asciiTheme="minorHAnsi" w:hAnsiTheme="minorHAnsi" w:hint="default"/>
        <w:b w:val="0"/>
        <w:i w:val="0"/>
        <w:sz w:val="21"/>
        <w:szCs w:val="21"/>
      </w:rPr>
    </w:lvl>
    <w:lvl w:ilvl="3">
      <w:start w:val="1"/>
      <w:numFmt w:val="lowerLetter"/>
      <w:lvlText w:val="(%4)"/>
      <w:lvlJc w:val="left"/>
      <w:pPr>
        <w:tabs>
          <w:tab w:val="num" w:pos="1440"/>
        </w:tabs>
        <w:ind w:left="1440" w:hanging="360"/>
      </w:pPr>
      <w:rPr>
        <w:rFonts w:ascii="Arial" w:hAnsi="Arial" w:hint="default"/>
        <w:b w:val="0"/>
        <w:i w:val="0"/>
        <w:sz w:val="22"/>
      </w:rPr>
    </w:lvl>
    <w:lvl w:ilvl="4">
      <w:start w:val="1"/>
      <w:numFmt w:val="lowerLetter"/>
      <w:lvlText w:val="%5."/>
      <w:lvlJc w:val="left"/>
      <w:pPr>
        <w:tabs>
          <w:tab w:val="num" w:pos="1800"/>
        </w:tabs>
        <w:ind w:left="1800" w:hanging="360"/>
      </w:pPr>
      <w:rPr>
        <w:rFonts w:ascii="Arial" w:hAnsi="Arial" w:hint="default"/>
        <w:b w:val="0"/>
        <w:i w:val="0"/>
        <w:sz w:val="22"/>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1" w15:restartNumberingAfterBreak="0">
    <w:nsid w:val="6FD164BB"/>
    <w:multiLevelType w:val="multilevel"/>
    <w:tmpl w:val="53544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0F5AC9"/>
    <w:multiLevelType w:val="multilevel"/>
    <w:tmpl w:val="599663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397A02"/>
    <w:multiLevelType w:val="multilevel"/>
    <w:tmpl w:val="ED5A52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0059C1"/>
    <w:multiLevelType w:val="multilevel"/>
    <w:tmpl w:val="04045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8C7490"/>
    <w:multiLevelType w:val="multilevel"/>
    <w:tmpl w:val="FA1A4CD6"/>
    <w:lvl w:ilvl="0">
      <w:start w:val="1"/>
      <w:numFmt w:val="decimal"/>
      <w:lvlText w:val="%1."/>
      <w:lvlJc w:val="left"/>
      <w:pPr>
        <w:tabs>
          <w:tab w:val="num" w:pos="720"/>
        </w:tabs>
        <w:ind w:left="1440" w:hanging="720"/>
      </w:pPr>
      <w:rPr>
        <w:rFonts w:ascii="Times New Roman" w:hAnsi="Times New Roman" w:hint="default"/>
        <w:b w:val="0"/>
        <w:i w:val="0"/>
        <w:sz w:val="24"/>
      </w:rPr>
    </w:lvl>
    <w:lvl w:ilvl="1">
      <w:start w:val="1"/>
      <w:numFmt w:val="lowerLetter"/>
      <w:lvlText w:val="%2."/>
      <w:lvlJc w:val="left"/>
      <w:pPr>
        <w:tabs>
          <w:tab w:val="num" w:pos="720"/>
        </w:tabs>
        <w:ind w:left="1944" w:hanging="864"/>
      </w:pPr>
      <w:rPr>
        <w:rFonts w:ascii="Times New Roman" w:hAnsi="Times New Roman" w:hint="default"/>
        <w:b w:val="0"/>
        <w:i w:val="0"/>
        <w:caps w:val="0"/>
        <w:sz w:val="24"/>
      </w:rPr>
    </w:lvl>
    <w:lvl w:ilvl="2">
      <w:start w:val="1"/>
      <w:numFmt w:val="decimal"/>
      <w:lvlText w:val="%3)"/>
      <w:lvlJc w:val="left"/>
      <w:pPr>
        <w:tabs>
          <w:tab w:val="num" w:pos="1080"/>
        </w:tabs>
        <w:ind w:left="2952" w:hanging="792"/>
      </w:pPr>
      <w:rPr>
        <w:rFonts w:asciiTheme="minorHAnsi" w:hAnsiTheme="minorHAnsi" w:hint="default"/>
        <w:b w:val="0"/>
        <w:i w:val="0"/>
        <w:sz w:val="21"/>
        <w:szCs w:val="21"/>
      </w:rPr>
    </w:lvl>
    <w:lvl w:ilvl="3">
      <w:start w:val="1"/>
      <w:numFmt w:val="lowerLetter"/>
      <w:lvlText w:val="(%4)"/>
      <w:lvlJc w:val="left"/>
      <w:pPr>
        <w:tabs>
          <w:tab w:val="num" w:pos="1440"/>
        </w:tabs>
        <w:ind w:left="1440" w:hanging="360"/>
      </w:pPr>
      <w:rPr>
        <w:rFonts w:ascii="Arial" w:hAnsi="Arial" w:hint="default"/>
        <w:b w:val="0"/>
        <w:i w:val="0"/>
        <w:sz w:val="22"/>
      </w:rPr>
    </w:lvl>
    <w:lvl w:ilvl="4">
      <w:start w:val="1"/>
      <w:numFmt w:val="lowerLetter"/>
      <w:lvlText w:val="%5."/>
      <w:lvlJc w:val="left"/>
      <w:pPr>
        <w:tabs>
          <w:tab w:val="num" w:pos="1800"/>
        </w:tabs>
        <w:ind w:left="1800" w:hanging="360"/>
      </w:pPr>
      <w:rPr>
        <w:rFonts w:ascii="Arial" w:hAnsi="Arial" w:hint="default"/>
        <w:b w:val="0"/>
        <w:i w:val="0"/>
        <w:sz w:val="22"/>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6" w15:restartNumberingAfterBreak="0">
    <w:nsid w:val="78A655D4"/>
    <w:multiLevelType w:val="multilevel"/>
    <w:tmpl w:val="FA1A4CD6"/>
    <w:lvl w:ilvl="0">
      <w:start w:val="1"/>
      <w:numFmt w:val="decimal"/>
      <w:lvlText w:val="%1."/>
      <w:lvlJc w:val="left"/>
      <w:pPr>
        <w:tabs>
          <w:tab w:val="num" w:pos="720"/>
        </w:tabs>
        <w:ind w:left="1440" w:hanging="720"/>
      </w:pPr>
      <w:rPr>
        <w:rFonts w:ascii="Times New Roman" w:hAnsi="Times New Roman" w:hint="default"/>
        <w:b w:val="0"/>
        <w:i w:val="0"/>
        <w:sz w:val="24"/>
      </w:rPr>
    </w:lvl>
    <w:lvl w:ilvl="1">
      <w:start w:val="1"/>
      <w:numFmt w:val="lowerLetter"/>
      <w:lvlText w:val="%2."/>
      <w:lvlJc w:val="left"/>
      <w:pPr>
        <w:tabs>
          <w:tab w:val="num" w:pos="720"/>
        </w:tabs>
        <w:ind w:left="1944" w:hanging="864"/>
      </w:pPr>
      <w:rPr>
        <w:rFonts w:ascii="Times New Roman" w:hAnsi="Times New Roman" w:hint="default"/>
        <w:b w:val="0"/>
        <w:i w:val="0"/>
        <w:caps w:val="0"/>
        <w:sz w:val="24"/>
      </w:rPr>
    </w:lvl>
    <w:lvl w:ilvl="2">
      <w:start w:val="1"/>
      <w:numFmt w:val="decimal"/>
      <w:lvlText w:val="%3)"/>
      <w:lvlJc w:val="left"/>
      <w:pPr>
        <w:tabs>
          <w:tab w:val="num" w:pos="1080"/>
        </w:tabs>
        <w:ind w:left="2952" w:hanging="792"/>
      </w:pPr>
      <w:rPr>
        <w:rFonts w:asciiTheme="minorHAnsi" w:hAnsiTheme="minorHAnsi" w:hint="default"/>
        <w:b w:val="0"/>
        <w:i w:val="0"/>
        <w:sz w:val="21"/>
        <w:szCs w:val="21"/>
      </w:rPr>
    </w:lvl>
    <w:lvl w:ilvl="3">
      <w:start w:val="1"/>
      <w:numFmt w:val="lowerLetter"/>
      <w:lvlText w:val="(%4)"/>
      <w:lvlJc w:val="left"/>
      <w:pPr>
        <w:tabs>
          <w:tab w:val="num" w:pos="1440"/>
        </w:tabs>
        <w:ind w:left="1440" w:hanging="360"/>
      </w:pPr>
      <w:rPr>
        <w:rFonts w:ascii="Arial" w:hAnsi="Arial" w:hint="default"/>
        <w:b w:val="0"/>
        <w:i w:val="0"/>
        <w:sz w:val="22"/>
      </w:rPr>
    </w:lvl>
    <w:lvl w:ilvl="4">
      <w:start w:val="1"/>
      <w:numFmt w:val="lowerLetter"/>
      <w:lvlText w:val="%5."/>
      <w:lvlJc w:val="left"/>
      <w:pPr>
        <w:tabs>
          <w:tab w:val="num" w:pos="1800"/>
        </w:tabs>
        <w:ind w:left="1800" w:hanging="360"/>
      </w:pPr>
      <w:rPr>
        <w:rFonts w:ascii="Arial" w:hAnsi="Arial" w:hint="default"/>
        <w:b w:val="0"/>
        <w:i w:val="0"/>
        <w:sz w:val="22"/>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7" w15:restartNumberingAfterBreak="0">
    <w:nsid w:val="79D64DAA"/>
    <w:multiLevelType w:val="hybridMultilevel"/>
    <w:tmpl w:val="5846CF94"/>
    <w:lvl w:ilvl="0" w:tplc="42BC8ABE">
      <w:start w:val="1"/>
      <w:numFmt w:val="lowerLetter"/>
      <w:lvlText w:val="%1)"/>
      <w:lvlJc w:val="left"/>
      <w:pPr>
        <w:tabs>
          <w:tab w:val="num" w:pos="792"/>
        </w:tabs>
        <w:ind w:left="79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8" w15:restartNumberingAfterBreak="0">
    <w:nsid w:val="7D66020E"/>
    <w:multiLevelType w:val="multilevel"/>
    <w:tmpl w:val="FA1A4CD6"/>
    <w:lvl w:ilvl="0">
      <w:start w:val="1"/>
      <w:numFmt w:val="decimal"/>
      <w:lvlText w:val="%1."/>
      <w:lvlJc w:val="left"/>
      <w:pPr>
        <w:tabs>
          <w:tab w:val="num" w:pos="720"/>
        </w:tabs>
        <w:ind w:left="1440" w:hanging="720"/>
      </w:pPr>
      <w:rPr>
        <w:rFonts w:ascii="Times New Roman" w:hAnsi="Times New Roman" w:hint="default"/>
        <w:b w:val="0"/>
        <w:i w:val="0"/>
        <w:sz w:val="24"/>
      </w:rPr>
    </w:lvl>
    <w:lvl w:ilvl="1">
      <w:start w:val="1"/>
      <w:numFmt w:val="lowerLetter"/>
      <w:lvlText w:val="%2."/>
      <w:lvlJc w:val="left"/>
      <w:pPr>
        <w:tabs>
          <w:tab w:val="num" w:pos="720"/>
        </w:tabs>
        <w:ind w:left="1944" w:hanging="864"/>
      </w:pPr>
      <w:rPr>
        <w:rFonts w:ascii="Times New Roman" w:hAnsi="Times New Roman" w:hint="default"/>
        <w:b w:val="0"/>
        <w:i w:val="0"/>
        <w:caps w:val="0"/>
        <w:sz w:val="24"/>
      </w:rPr>
    </w:lvl>
    <w:lvl w:ilvl="2">
      <w:start w:val="1"/>
      <w:numFmt w:val="decimal"/>
      <w:lvlText w:val="%3)"/>
      <w:lvlJc w:val="left"/>
      <w:pPr>
        <w:tabs>
          <w:tab w:val="num" w:pos="1080"/>
        </w:tabs>
        <w:ind w:left="2952" w:hanging="792"/>
      </w:pPr>
      <w:rPr>
        <w:rFonts w:asciiTheme="minorHAnsi" w:hAnsiTheme="minorHAnsi" w:hint="default"/>
        <w:b w:val="0"/>
        <w:i w:val="0"/>
        <w:sz w:val="21"/>
        <w:szCs w:val="21"/>
      </w:rPr>
    </w:lvl>
    <w:lvl w:ilvl="3">
      <w:start w:val="1"/>
      <w:numFmt w:val="lowerLetter"/>
      <w:lvlText w:val="(%4)"/>
      <w:lvlJc w:val="left"/>
      <w:pPr>
        <w:tabs>
          <w:tab w:val="num" w:pos="1440"/>
        </w:tabs>
        <w:ind w:left="1440" w:hanging="360"/>
      </w:pPr>
      <w:rPr>
        <w:rFonts w:ascii="Arial" w:hAnsi="Arial" w:hint="default"/>
        <w:b w:val="0"/>
        <w:i w:val="0"/>
        <w:sz w:val="22"/>
      </w:rPr>
    </w:lvl>
    <w:lvl w:ilvl="4">
      <w:start w:val="1"/>
      <w:numFmt w:val="lowerLetter"/>
      <w:lvlText w:val="%5."/>
      <w:lvlJc w:val="left"/>
      <w:pPr>
        <w:tabs>
          <w:tab w:val="num" w:pos="1800"/>
        </w:tabs>
        <w:ind w:left="1800" w:hanging="360"/>
      </w:pPr>
      <w:rPr>
        <w:rFonts w:ascii="Arial" w:hAnsi="Arial" w:hint="default"/>
        <w:b w:val="0"/>
        <w:i w:val="0"/>
        <w:sz w:val="22"/>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num w:numId="1" w16cid:durableId="883104732">
    <w:abstractNumId w:val="47"/>
  </w:num>
  <w:num w:numId="2" w16cid:durableId="682318531">
    <w:abstractNumId w:val="30"/>
  </w:num>
  <w:num w:numId="3" w16cid:durableId="489518358">
    <w:abstractNumId w:val="27"/>
  </w:num>
  <w:num w:numId="4" w16cid:durableId="747769321">
    <w:abstractNumId w:val="23"/>
  </w:num>
  <w:num w:numId="5" w16cid:durableId="1496338838">
    <w:abstractNumId w:val="22"/>
  </w:num>
  <w:num w:numId="6" w16cid:durableId="1039085597">
    <w:abstractNumId w:val="13"/>
  </w:num>
  <w:num w:numId="7" w16cid:durableId="538317663">
    <w:abstractNumId w:val="34"/>
  </w:num>
  <w:num w:numId="8" w16cid:durableId="1048459125">
    <w:abstractNumId w:val="39"/>
  </w:num>
  <w:num w:numId="9" w16cid:durableId="1877699245">
    <w:abstractNumId w:val="24"/>
  </w:num>
  <w:num w:numId="10" w16cid:durableId="375356586">
    <w:abstractNumId w:val="7"/>
  </w:num>
  <w:num w:numId="11" w16cid:durableId="1416591444">
    <w:abstractNumId w:val="16"/>
  </w:num>
  <w:num w:numId="12" w16cid:durableId="1466657164">
    <w:abstractNumId w:val="10"/>
  </w:num>
  <w:num w:numId="13" w16cid:durableId="1127696066">
    <w:abstractNumId w:val="31"/>
  </w:num>
  <w:num w:numId="14" w16cid:durableId="1313674159">
    <w:abstractNumId w:val="33"/>
  </w:num>
  <w:num w:numId="15" w16cid:durableId="2098476139">
    <w:abstractNumId w:val="0"/>
  </w:num>
  <w:num w:numId="16" w16cid:durableId="307170660">
    <w:abstractNumId w:val="12"/>
  </w:num>
  <w:num w:numId="17" w16cid:durableId="2046757043">
    <w:abstractNumId w:val="48"/>
  </w:num>
  <w:num w:numId="18" w16cid:durableId="788472662">
    <w:abstractNumId w:val="14"/>
  </w:num>
  <w:num w:numId="19" w16cid:durableId="225578867">
    <w:abstractNumId w:val="37"/>
  </w:num>
  <w:num w:numId="20" w16cid:durableId="1053768378">
    <w:abstractNumId w:val="4"/>
  </w:num>
  <w:num w:numId="21" w16cid:durableId="631402743">
    <w:abstractNumId w:val="20"/>
  </w:num>
  <w:num w:numId="22" w16cid:durableId="1780834838">
    <w:abstractNumId w:val="9"/>
  </w:num>
  <w:num w:numId="23" w16cid:durableId="202716948">
    <w:abstractNumId w:val="40"/>
  </w:num>
  <w:num w:numId="24" w16cid:durableId="1989943156">
    <w:abstractNumId w:val="45"/>
  </w:num>
  <w:num w:numId="25" w16cid:durableId="247738203">
    <w:abstractNumId w:val="46"/>
  </w:num>
  <w:num w:numId="26" w16cid:durableId="1638294590">
    <w:abstractNumId w:val="32"/>
  </w:num>
  <w:num w:numId="27" w16cid:durableId="967197830">
    <w:abstractNumId w:val="2"/>
  </w:num>
  <w:num w:numId="28" w16cid:durableId="1032879391">
    <w:abstractNumId w:val="26"/>
  </w:num>
  <w:num w:numId="29" w16cid:durableId="1141774648">
    <w:abstractNumId w:val="1"/>
  </w:num>
  <w:num w:numId="30" w16cid:durableId="863712102">
    <w:abstractNumId w:val="8"/>
  </w:num>
  <w:num w:numId="31" w16cid:durableId="874584258">
    <w:abstractNumId w:val="36"/>
  </w:num>
  <w:num w:numId="32" w16cid:durableId="1936401665">
    <w:abstractNumId w:val="35"/>
  </w:num>
  <w:num w:numId="33" w16cid:durableId="2090881012">
    <w:abstractNumId w:val="18"/>
  </w:num>
  <w:num w:numId="34" w16cid:durableId="1340159237">
    <w:abstractNumId w:val="28"/>
  </w:num>
  <w:num w:numId="35" w16cid:durableId="585960613">
    <w:abstractNumId w:val="25"/>
  </w:num>
  <w:num w:numId="36" w16cid:durableId="1582060444">
    <w:abstractNumId w:val="11"/>
  </w:num>
  <w:num w:numId="37" w16cid:durableId="864899971">
    <w:abstractNumId w:val="5"/>
  </w:num>
  <w:num w:numId="38" w16cid:durableId="1508520635">
    <w:abstractNumId w:val="19"/>
  </w:num>
  <w:num w:numId="39" w16cid:durableId="1476294733">
    <w:abstractNumId w:val="17"/>
  </w:num>
  <w:num w:numId="40" w16cid:durableId="702170600">
    <w:abstractNumId w:val="3"/>
  </w:num>
  <w:num w:numId="41" w16cid:durableId="1435395952">
    <w:abstractNumId w:val="21"/>
  </w:num>
  <w:num w:numId="42" w16cid:durableId="1983853196">
    <w:abstractNumId w:val="29"/>
  </w:num>
  <w:num w:numId="43" w16cid:durableId="1092162593">
    <w:abstractNumId w:val="42"/>
  </w:num>
  <w:num w:numId="44" w16cid:durableId="1534418946">
    <w:abstractNumId w:val="41"/>
  </w:num>
  <w:num w:numId="45" w16cid:durableId="1276062723">
    <w:abstractNumId w:val="38"/>
  </w:num>
  <w:num w:numId="46" w16cid:durableId="1123158636">
    <w:abstractNumId w:val="15"/>
  </w:num>
  <w:num w:numId="47" w16cid:durableId="1184704547">
    <w:abstractNumId w:val="44"/>
  </w:num>
  <w:num w:numId="48" w16cid:durableId="1901138877">
    <w:abstractNumId w:val="6"/>
  </w:num>
  <w:num w:numId="49" w16cid:durableId="287054384">
    <w:abstractNumId w:val="4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eve Squillario">
    <w15:presenceInfo w15:providerId="AD" w15:userId="S::Steve.Squillario@hcvt.com::6af75d93-2962-405e-b8b7-8f6d3e0279ee"/>
  </w15:person>
  <w15:person w15:author="Chujun Yang">
    <w15:presenceInfo w15:providerId="Windows Live" w15:userId="59efaf8442b9e6d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87"/>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wNzEytLA0NDY3MDcyMDBX0lEKTi0uzszPAykwMqkFANEPbr8tAAAA"/>
  </w:docVars>
  <w:rsids>
    <w:rsidRoot w:val="000844AD"/>
    <w:rsid w:val="00000169"/>
    <w:rsid w:val="0000112F"/>
    <w:rsid w:val="0000118A"/>
    <w:rsid w:val="00001398"/>
    <w:rsid w:val="00001B80"/>
    <w:rsid w:val="00002399"/>
    <w:rsid w:val="00003A02"/>
    <w:rsid w:val="000042FA"/>
    <w:rsid w:val="000045F1"/>
    <w:rsid w:val="0000464B"/>
    <w:rsid w:val="000047D0"/>
    <w:rsid w:val="000048EE"/>
    <w:rsid w:val="0000552E"/>
    <w:rsid w:val="00006763"/>
    <w:rsid w:val="0000688B"/>
    <w:rsid w:val="00010668"/>
    <w:rsid w:val="0001186D"/>
    <w:rsid w:val="00012994"/>
    <w:rsid w:val="00012CFC"/>
    <w:rsid w:val="00013A4B"/>
    <w:rsid w:val="00014B31"/>
    <w:rsid w:val="00014FD5"/>
    <w:rsid w:val="000152EA"/>
    <w:rsid w:val="00015D32"/>
    <w:rsid w:val="0001774F"/>
    <w:rsid w:val="000177D9"/>
    <w:rsid w:val="00020EEF"/>
    <w:rsid w:val="0002172E"/>
    <w:rsid w:val="0002181D"/>
    <w:rsid w:val="00021D6A"/>
    <w:rsid w:val="00021F72"/>
    <w:rsid w:val="00024CB8"/>
    <w:rsid w:val="00025CC8"/>
    <w:rsid w:val="000269CE"/>
    <w:rsid w:val="00026D10"/>
    <w:rsid w:val="00026E55"/>
    <w:rsid w:val="0003178D"/>
    <w:rsid w:val="000324D3"/>
    <w:rsid w:val="00032C39"/>
    <w:rsid w:val="000334E0"/>
    <w:rsid w:val="0003364B"/>
    <w:rsid w:val="000336C8"/>
    <w:rsid w:val="00033980"/>
    <w:rsid w:val="00034F85"/>
    <w:rsid w:val="00035719"/>
    <w:rsid w:val="00035A5C"/>
    <w:rsid w:val="000364CC"/>
    <w:rsid w:val="0003677C"/>
    <w:rsid w:val="00040BF1"/>
    <w:rsid w:val="00040C4E"/>
    <w:rsid w:val="000416AF"/>
    <w:rsid w:val="00042064"/>
    <w:rsid w:val="0004247F"/>
    <w:rsid w:val="000425CE"/>
    <w:rsid w:val="00042F25"/>
    <w:rsid w:val="00043B44"/>
    <w:rsid w:val="00044CA4"/>
    <w:rsid w:val="00044CE5"/>
    <w:rsid w:val="00045A2D"/>
    <w:rsid w:val="00045F2B"/>
    <w:rsid w:val="00046636"/>
    <w:rsid w:val="00046F43"/>
    <w:rsid w:val="0004701B"/>
    <w:rsid w:val="0004723A"/>
    <w:rsid w:val="00047495"/>
    <w:rsid w:val="000478D4"/>
    <w:rsid w:val="0004797C"/>
    <w:rsid w:val="000502B7"/>
    <w:rsid w:val="000502E4"/>
    <w:rsid w:val="00050836"/>
    <w:rsid w:val="00050A56"/>
    <w:rsid w:val="00051CA8"/>
    <w:rsid w:val="000520E3"/>
    <w:rsid w:val="0005261D"/>
    <w:rsid w:val="00053662"/>
    <w:rsid w:val="0005369F"/>
    <w:rsid w:val="0005386D"/>
    <w:rsid w:val="000538EA"/>
    <w:rsid w:val="00053AB5"/>
    <w:rsid w:val="00054785"/>
    <w:rsid w:val="0005510F"/>
    <w:rsid w:val="00055ED7"/>
    <w:rsid w:val="000606FB"/>
    <w:rsid w:val="00060A26"/>
    <w:rsid w:val="00060DEF"/>
    <w:rsid w:val="00061873"/>
    <w:rsid w:val="000618A1"/>
    <w:rsid w:val="000624BF"/>
    <w:rsid w:val="00062D15"/>
    <w:rsid w:val="000634D2"/>
    <w:rsid w:val="000635B2"/>
    <w:rsid w:val="00064A4B"/>
    <w:rsid w:val="00065C8D"/>
    <w:rsid w:val="000666BD"/>
    <w:rsid w:val="000669AD"/>
    <w:rsid w:val="00066AFF"/>
    <w:rsid w:val="00066C1B"/>
    <w:rsid w:val="00067FEF"/>
    <w:rsid w:val="000700CD"/>
    <w:rsid w:val="00070B63"/>
    <w:rsid w:val="000712D8"/>
    <w:rsid w:val="00071BA3"/>
    <w:rsid w:val="00071E08"/>
    <w:rsid w:val="00071EB8"/>
    <w:rsid w:val="00071EC4"/>
    <w:rsid w:val="000721E9"/>
    <w:rsid w:val="000736D4"/>
    <w:rsid w:val="00073D7D"/>
    <w:rsid w:val="000743BD"/>
    <w:rsid w:val="0007650A"/>
    <w:rsid w:val="000766FE"/>
    <w:rsid w:val="00076D0D"/>
    <w:rsid w:val="00080574"/>
    <w:rsid w:val="000807C9"/>
    <w:rsid w:val="00081B31"/>
    <w:rsid w:val="00082192"/>
    <w:rsid w:val="00082370"/>
    <w:rsid w:val="00082944"/>
    <w:rsid w:val="00082CD0"/>
    <w:rsid w:val="00082DB0"/>
    <w:rsid w:val="00082F23"/>
    <w:rsid w:val="000844AD"/>
    <w:rsid w:val="000844CB"/>
    <w:rsid w:val="0008462C"/>
    <w:rsid w:val="00084760"/>
    <w:rsid w:val="0008489D"/>
    <w:rsid w:val="00084F77"/>
    <w:rsid w:val="000858C3"/>
    <w:rsid w:val="00085FB5"/>
    <w:rsid w:val="00086462"/>
    <w:rsid w:val="000867A6"/>
    <w:rsid w:val="00086B1C"/>
    <w:rsid w:val="00090418"/>
    <w:rsid w:val="00090670"/>
    <w:rsid w:val="00091513"/>
    <w:rsid w:val="0009345C"/>
    <w:rsid w:val="000934B5"/>
    <w:rsid w:val="00094063"/>
    <w:rsid w:val="00094263"/>
    <w:rsid w:val="00094AA1"/>
    <w:rsid w:val="00094C65"/>
    <w:rsid w:val="00096146"/>
    <w:rsid w:val="0009661C"/>
    <w:rsid w:val="00096871"/>
    <w:rsid w:val="000971B6"/>
    <w:rsid w:val="00097786"/>
    <w:rsid w:val="00097A2C"/>
    <w:rsid w:val="000A0213"/>
    <w:rsid w:val="000A1609"/>
    <w:rsid w:val="000A1DD5"/>
    <w:rsid w:val="000A2182"/>
    <w:rsid w:val="000A30D2"/>
    <w:rsid w:val="000A48A0"/>
    <w:rsid w:val="000A4F8F"/>
    <w:rsid w:val="000A54CE"/>
    <w:rsid w:val="000A576E"/>
    <w:rsid w:val="000A77A9"/>
    <w:rsid w:val="000A7B2D"/>
    <w:rsid w:val="000B005D"/>
    <w:rsid w:val="000B02C4"/>
    <w:rsid w:val="000B034A"/>
    <w:rsid w:val="000B04EE"/>
    <w:rsid w:val="000B092B"/>
    <w:rsid w:val="000B1051"/>
    <w:rsid w:val="000B14D9"/>
    <w:rsid w:val="000B1987"/>
    <w:rsid w:val="000B247A"/>
    <w:rsid w:val="000B2C27"/>
    <w:rsid w:val="000B45DB"/>
    <w:rsid w:val="000B4788"/>
    <w:rsid w:val="000B4869"/>
    <w:rsid w:val="000B4E51"/>
    <w:rsid w:val="000B573D"/>
    <w:rsid w:val="000B5C18"/>
    <w:rsid w:val="000B5D31"/>
    <w:rsid w:val="000B5D5D"/>
    <w:rsid w:val="000B605B"/>
    <w:rsid w:val="000C03A7"/>
    <w:rsid w:val="000C086A"/>
    <w:rsid w:val="000C0CF3"/>
    <w:rsid w:val="000C1278"/>
    <w:rsid w:val="000C1FAF"/>
    <w:rsid w:val="000C274F"/>
    <w:rsid w:val="000C4640"/>
    <w:rsid w:val="000C474E"/>
    <w:rsid w:val="000C47A6"/>
    <w:rsid w:val="000C4B88"/>
    <w:rsid w:val="000C77B3"/>
    <w:rsid w:val="000C7BF0"/>
    <w:rsid w:val="000C7E93"/>
    <w:rsid w:val="000D0151"/>
    <w:rsid w:val="000D0E70"/>
    <w:rsid w:val="000D137E"/>
    <w:rsid w:val="000D13C7"/>
    <w:rsid w:val="000D1F98"/>
    <w:rsid w:val="000D3922"/>
    <w:rsid w:val="000D3CA8"/>
    <w:rsid w:val="000D3EA5"/>
    <w:rsid w:val="000D450F"/>
    <w:rsid w:val="000D55E1"/>
    <w:rsid w:val="000D59BD"/>
    <w:rsid w:val="000D6281"/>
    <w:rsid w:val="000D6964"/>
    <w:rsid w:val="000D6CD6"/>
    <w:rsid w:val="000D700D"/>
    <w:rsid w:val="000D76CC"/>
    <w:rsid w:val="000D7B1C"/>
    <w:rsid w:val="000E0632"/>
    <w:rsid w:val="000E0BFC"/>
    <w:rsid w:val="000E1030"/>
    <w:rsid w:val="000E1208"/>
    <w:rsid w:val="000E138A"/>
    <w:rsid w:val="000E1BFE"/>
    <w:rsid w:val="000E1FBA"/>
    <w:rsid w:val="000E2387"/>
    <w:rsid w:val="000E23C7"/>
    <w:rsid w:val="000E26C5"/>
    <w:rsid w:val="000E2D9B"/>
    <w:rsid w:val="000E361B"/>
    <w:rsid w:val="000E3E3F"/>
    <w:rsid w:val="000E4B15"/>
    <w:rsid w:val="000E53D2"/>
    <w:rsid w:val="000E5CCD"/>
    <w:rsid w:val="000E71E4"/>
    <w:rsid w:val="000E7839"/>
    <w:rsid w:val="000F008D"/>
    <w:rsid w:val="000F286B"/>
    <w:rsid w:val="000F29DC"/>
    <w:rsid w:val="000F4535"/>
    <w:rsid w:val="000F4B79"/>
    <w:rsid w:val="000F4CF0"/>
    <w:rsid w:val="000F5727"/>
    <w:rsid w:val="000F783F"/>
    <w:rsid w:val="000F7CF9"/>
    <w:rsid w:val="001006D2"/>
    <w:rsid w:val="001007C8"/>
    <w:rsid w:val="00100C29"/>
    <w:rsid w:val="00100E8F"/>
    <w:rsid w:val="00102685"/>
    <w:rsid w:val="00102BAD"/>
    <w:rsid w:val="00103280"/>
    <w:rsid w:val="001037C1"/>
    <w:rsid w:val="00103CA4"/>
    <w:rsid w:val="00103CD7"/>
    <w:rsid w:val="00104739"/>
    <w:rsid w:val="00104943"/>
    <w:rsid w:val="00104A7D"/>
    <w:rsid w:val="0010699E"/>
    <w:rsid w:val="00106D8F"/>
    <w:rsid w:val="001071AC"/>
    <w:rsid w:val="0010736B"/>
    <w:rsid w:val="001073A4"/>
    <w:rsid w:val="00107BB9"/>
    <w:rsid w:val="00107CC1"/>
    <w:rsid w:val="00110B2A"/>
    <w:rsid w:val="00110B7D"/>
    <w:rsid w:val="00110F0D"/>
    <w:rsid w:val="001119F6"/>
    <w:rsid w:val="001125DA"/>
    <w:rsid w:val="00112C87"/>
    <w:rsid w:val="0011375A"/>
    <w:rsid w:val="00113B22"/>
    <w:rsid w:val="00113DEF"/>
    <w:rsid w:val="00113F31"/>
    <w:rsid w:val="0011426D"/>
    <w:rsid w:val="00114DF7"/>
    <w:rsid w:val="00116437"/>
    <w:rsid w:val="0011661D"/>
    <w:rsid w:val="00116B34"/>
    <w:rsid w:val="0011756E"/>
    <w:rsid w:val="001175B3"/>
    <w:rsid w:val="00120D77"/>
    <w:rsid w:val="00120FAB"/>
    <w:rsid w:val="001218E6"/>
    <w:rsid w:val="0012208E"/>
    <w:rsid w:val="00122105"/>
    <w:rsid w:val="001223C0"/>
    <w:rsid w:val="001228E2"/>
    <w:rsid w:val="00122C7E"/>
    <w:rsid w:val="00122C9A"/>
    <w:rsid w:val="0012336B"/>
    <w:rsid w:val="001239DB"/>
    <w:rsid w:val="00123B58"/>
    <w:rsid w:val="00123D1F"/>
    <w:rsid w:val="00123E05"/>
    <w:rsid w:val="0012473D"/>
    <w:rsid w:val="00124D4F"/>
    <w:rsid w:val="0012514C"/>
    <w:rsid w:val="001255C2"/>
    <w:rsid w:val="001265BA"/>
    <w:rsid w:val="00127C06"/>
    <w:rsid w:val="00130079"/>
    <w:rsid w:val="00131C56"/>
    <w:rsid w:val="00131E7E"/>
    <w:rsid w:val="001326DC"/>
    <w:rsid w:val="001339C7"/>
    <w:rsid w:val="00133F03"/>
    <w:rsid w:val="00136680"/>
    <w:rsid w:val="00140F2B"/>
    <w:rsid w:val="001419BF"/>
    <w:rsid w:val="001419D4"/>
    <w:rsid w:val="00141BFF"/>
    <w:rsid w:val="00142662"/>
    <w:rsid w:val="00143953"/>
    <w:rsid w:val="00144427"/>
    <w:rsid w:val="00144FFF"/>
    <w:rsid w:val="00146117"/>
    <w:rsid w:val="0015059D"/>
    <w:rsid w:val="0015107E"/>
    <w:rsid w:val="0015120F"/>
    <w:rsid w:val="00151733"/>
    <w:rsid w:val="00151899"/>
    <w:rsid w:val="00151C0D"/>
    <w:rsid w:val="00152C89"/>
    <w:rsid w:val="00153B08"/>
    <w:rsid w:val="00154CBB"/>
    <w:rsid w:val="00154E03"/>
    <w:rsid w:val="00155894"/>
    <w:rsid w:val="00155BDB"/>
    <w:rsid w:val="00155E2E"/>
    <w:rsid w:val="001568B7"/>
    <w:rsid w:val="001612E1"/>
    <w:rsid w:val="00161D66"/>
    <w:rsid w:val="0016248D"/>
    <w:rsid w:val="00162CA9"/>
    <w:rsid w:val="00163354"/>
    <w:rsid w:val="001634C2"/>
    <w:rsid w:val="0016375A"/>
    <w:rsid w:val="0016462C"/>
    <w:rsid w:val="00164F3D"/>
    <w:rsid w:val="00165D51"/>
    <w:rsid w:val="00166D2B"/>
    <w:rsid w:val="00166F46"/>
    <w:rsid w:val="00167CC6"/>
    <w:rsid w:val="001701AC"/>
    <w:rsid w:val="001701B9"/>
    <w:rsid w:val="001704F3"/>
    <w:rsid w:val="001705A2"/>
    <w:rsid w:val="00170B24"/>
    <w:rsid w:val="001715A7"/>
    <w:rsid w:val="00171D45"/>
    <w:rsid w:val="00171FA4"/>
    <w:rsid w:val="001721DE"/>
    <w:rsid w:val="001724B0"/>
    <w:rsid w:val="00172A5A"/>
    <w:rsid w:val="00174F47"/>
    <w:rsid w:val="00175994"/>
    <w:rsid w:val="00176073"/>
    <w:rsid w:val="001761BA"/>
    <w:rsid w:val="00176A6D"/>
    <w:rsid w:val="00176BE1"/>
    <w:rsid w:val="00177A5D"/>
    <w:rsid w:val="001802D9"/>
    <w:rsid w:val="001815B4"/>
    <w:rsid w:val="0018194F"/>
    <w:rsid w:val="001820D5"/>
    <w:rsid w:val="00182FDB"/>
    <w:rsid w:val="001833BA"/>
    <w:rsid w:val="00183829"/>
    <w:rsid w:val="00186F45"/>
    <w:rsid w:val="001871E7"/>
    <w:rsid w:val="00187422"/>
    <w:rsid w:val="001901F9"/>
    <w:rsid w:val="001918AE"/>
    <w:rsid w:val="0019198C"/>
    <w:rsid w:val="00191B94"/>
    <w:rsid w:val="00191FCB"/>
    <w:rsid w:val="00193399"/>
    <w:rsid w:val="00193E33"/>
    <w:rsid w:val="00197A42"/>
    <w:rsid w:val="001A02AA"/>
    <w:rsid w:val="001A05CE"/>
    <w:rsid w:val="001A1188"/>
    <w:rsid w:val="001A14CA"/>
    <w:rsid w:val="001A2F40"/>
    <w:rsid w:val="001A3D21"/>
    <w:rsid w:val="001A4FF5"/>
    <w:rsid w:val="001A5045"/>
    <w:rsid w:val="001A65DE"/>
    <w:rsid w:val="001A6746"/>
    <w:rsid w:val="001A6F49"/>
    <w:rsid w:val="001A7B69"/>
    <w:rsid w:val="001A7F40"/>
    <w:rsid w:val="001B030F"/>
    <w:rsid w:val="001B0422"/>
    <w:rsid w:val="001B0462"/>
    <w:rsid w:val="001B058E"/>
    <w:rsid w:val="001B0C9D"/>
    <w:rsid w:val="001B1B27"/>
    <w:rsid w:val="001B1ED2"/>
    <w:rsid w:val="001B1F30"/>
    <w:rsid w:val="001B2656"/>
    <w:rsid w:val="001B2731"/>
    <w:rsid w:val="001B2B16"/>
    <w:rsid w:val="001B2FAA"/>
    <w:rsid w:val="001B3327"/>
    <w:rsid w:val="001B3329"/>
    <w:rsid w:val="001B4640"/>
    <w:rsid w:val="001B650A"/>
    <w:rsid w:val="001B7657"/>
    <w:rsid w:val="001B7B0B"/>
    <w:rsid w:val="001C105F"/>
    <w:rsid w:val="001C22BF"/>
    <w:rsid w:val="001C2A16"/>
    <w:rsid w:val="001C2D33"/>
    <w:rsid w:val="001C3009"/>
    <w:rsid w:val="001C314D"/>
    <w:rsid w:val="001C315F"/>
    <w:rsid w:val="001C3308"/>
    <w:rsid w:val="001C351A"/>
    <w:rsid w:val="001C4F37"/>
    <w:rsid w:val="001C50E6"/>
    <w:rsid w:val="001C5438"/>
    <w:rsid w:val="001C54D9"/>
    <w:rsid w:val="001C57D1"/>
    <w:rsid w:val="001C603C"/>
    <w:rsid w:val="001C65CC"/>
    <w:rsid w:val="001C65EF"/>
    <w:rsid w:val="001C77AE"/>
    <w:rsid w:val="001C7B3F"/>
    <w:rsid w:val="001D12FF"/>
    <w:rsid w:val="001D13F3"/>
    <w:rsid w:val="001D1931"/>
    <w:rsid w:val="001D26FF"/>
    <w:rsid w:val="001D2CF1"/>
    <w:rsid w:val="001D3215"/>
    <w:rsid w:val="001D3CBD"/>
    <w:rsid w:val="001D423D"/>
    <w:rsid w:val="001D43B1"/>
    <w:rsid w:val="001D4D67"/>
    <w:rsid w:val="001D4E87"/>
    <w:rsid w:val="001D5084"/>
    <w:rsid w:val="001D538D"/>
    <w:rsid w:val="001D5DA6"/>
    <w:rsid w:val="001D60B4"/>
    <w:rsid w:val="001D6E11"/>
    <w:rsid w:val="001D6FA6"/>
    <w:rsid w:val="001D738C"/>
    <w:rsid w:val="001D7C11"/>
    <w:rsid w:val="001E03B4"/>
    <w:rsid w:val="001E049A"/>
    <w:rsid w:val="001E0ADE"/>
    <w:rsid w:val="001E0D14"/>
    <w:rsid w:val="001E1862"/>
    <w:rsid w:val="001E1D9C"/>
    <w:rsid w:val="001E20C6"/>
    <w:rsid w:val="001E262D"/>
    <w:rsid w:val="001E2CDC"/>
    <w:rsid w:val="001E5CF6"/>
    <w:rsid w:val="001E60B6"/>
    <w:rsid w:val="001E71F5"/>
    <w:rsid w:val="001E75F7"/>
    <w:rsid w:val="001E7AC1"/>
    <w:rsid w:val="001F05EB"/>
    <w:rsid w:val="001F07C1"/>
    <w:rsid w:val="001F10F2"/>
    <w:rsid w:val="001F1862"/>
    <w:rsid w:val="001F2567"/>
    <w:rsid w:val="001F335B"/>
    <w:rsid w:val="001F3396"/>
    <w:rsid w:val="001F3567"/>
    <w:rsid w:val="001F3600"/>
    <w:rsid w:val="001F3DC7"/>
    <w:rsid w:val="001F3E01"/>
    <w:rsid w:val="001F4883"/>
    <w:rsid w:val="001F4AD3"/>
    <w:rsid w:val="001F4D21"/>
    <w:rsid w:val="001F4FA7"/>
    <w:rsid w:val="001F50D1"/>
    <w:rsid w:val="001F6164"/>
    <w:rsid w:val="001F6C39"/>
    <w:rsid w:val="001F7080"/>
    <w:rsid w:val="001F70E5"/>
    <w:rsid w:val="001F75EB"/>
    <w:rsid w:val="001F7EC3"/>
    <w:rsid w:val="00202234"/>
    <w:rsid w:val="00203647"/>
    <w:rsid w:val="002036A8"/>
    <w:rsid w:val="00203F59"/>
    <w:rsid w:val="0020495A"/>
    <w:rsid w:val="00204ED0"/>
    <w:rsid w:val="00206625"/>
    <w:rsid w:val="00207493"/>
    <w:rsid w:val="00207CAB"/>
    <w:rsid w:val="00210FB7"/>
    <w:rsid w:val="00210FE1"/>
    <w:rsid w:val="00211174"/>
    <w:rsid w:val="0021126E"/>
    <w:rsid w:val="00211461"/>
    <w:rsid w:val="00211ED4"/>
    <w:rsid w:val="0021292D"/>
    <w:rsid w:val="002142CA"/>
    <w:rsid w:val="00215229"/>
    <w:rsid w:val="00216EAA"/>
    <w:rsid w:val="00217564"/>
    <w:rsid w:val="002222FC"/>
    <w:rsid w:val="00222394"/>
    <w:rsid w:val="002237C8"/>
    <w:rsid w:val="00223C4F"/>
    <w:rsid w:val="00223CB4"/>
    <w:rsid w:val="002244DE"/>
    <w:rsid w:val="00224658"/>
    <w:rsid w:val="0022490A"/>
    <w:rsid w:val="002249D0"/>
    <w:rsid w:val="00224A46"/>
    <w:rsid w:val="00226AAC"/>
    <w:rsid w:val="00226D62"/>
    <w:rsid w:val="0022772F"/>
    <w:rsid w:val="00227734"/>
    <w:rsid w:val="00227761"/>
    <w:rsid w:val="00227C1E"/>
    <w:rsid w:val="00227D7B"/>
    <w:rsid w:val="002304C7"/>
    <w:rsid w:val="002311FE"/>
    <w:rsid w:val="002312E5"/>
    <w:rsid w:val="00232A5E"/>
    <w:rsid w:val="00232FF4"/>
    <w:rsid w:val="00233572"/>
    <w:rsid w:val="00233844"/>
    <w:rsid w:val="00236437"/>
    <w:rsid w:val="00236547"/>
    <w:rsid w:val="00237699"/>
    <w:rsid w:val="002378ED"/>
    <w:rsid w:val="00237F33"/>
    <w:rsid w:val="00240182"/>
    <w:rsid w:val="00240D0C"/>
    <w:rsid w:val="00241020"/>
    <w:rsid w:val="0024134D"/>
    <w:rsid w:val="0024176B"/>
    <w:rsid w:val="00241E48"/>
    <w:rsid w:val="00242226"/>
    <w:rsid w:val="00242AA0"/>
    <w:rsid w:val="002436E8"/>
    <w:rsid w:val="00243E2B"/>
    <w:rsid w:val="00244B35"/>
    <w:rsid w:val="00244BCB"/>
    <w:rsid w:val="00245645"/>
    <w:rsid w:val="00245CF7"/>
    <w:rsid w:val="002461C9"/>
    <w:rsid w:val="00247D40"/>
    <w:rsid w:val="00250093"/>
    <w:rsid w:val="00251058"/>
    <w:rsid w:val="00251348"/>
    <w:rsid w:val="00252712"/>
    <w:rsid w:val="002534D3"/>
    <w:rsid w:val="002536F7"/>
    <w:rsid w:val="00253D02"/>
    <w:rsid w:val="002546E3"/>
    <w:rsid w:val="00254E96"/>
    <w:rsid w:val="00255F7D"/>
    <w:rsid w:val="0025684D"/>
    <w:rsid w:val="00256AAD"/>
    <w:rsid w:val="00256B06"/>
    <w:rsid w:val="00256BC6"/>
    <w:rsid w:val="00257BEE"/>
    <w:rsid w:val="002611D9"/>
    <w:rsid w:val="00261B02"/>
    <w:rsid w:val="0026307E"/>
    <w:rsid w:val="00265701"/>
    <w:rsid w:val="00265B1E"/>
    <w:rsid w:val="00265C9E"/>
    <w:rsid w:val="002666E4"/>
    <w:rsid w:val="00266A06"/>
    <w:rsid w:val="0026727F"/>
    <w:rsid w:val="00270ACD"/>
    <w:rsid w:val="00270BAD"/>
    <w:rsid w:val="00270C21"/>
    <w:rsid w:val="00271743"/>
    <w:rsid w:val="00271876"/>
    <w:rsid w:val="00271E51"/>
    <w:rsid w:val="00272600"/>
    <w:rsid w:val="00272E4D"/>
    <w:rsid w:val="002738FC"/>
    <w:rsid w:val="0027407B"/>
    <w:rsid w:val="00274AAB"/>
    <w:rsid w:val="00275217"/>
    <w:rsid w:val="0027689A"/>
    <w:rsid w:val="00276A28"/>
    <w:rsid w:val="0028025C"/>
    <w:rsid w:val="0028082B"/>
    <w:rsid w:val="00280D23"/>
    <w:rsid w:val="00280E96"/>
    <w:rsid w:val="00280EE1"/>
    <w:rsid w:val="00281269"/>
    <w:rsid w:val="00281384"/>
    <w:rsid w:val="00281813"/>
    <w:rsid w:val="00282A43"/>
    <w:rsid w:val="00283F15"/>
    <w:rsid w:val="002848D6"/>
    <w:rsid w:val="00284EAF"/>
    <w:rsid w:val="00285440"/>
    <w:rsid w:val="00285546"/>
    <w:rsid w:val="00286297"/>
    <w:rsid w:val="00286A72"/>
    <w:rsid w:val="00286C0E"/>
    <w:rsid w:val="002879D4"/>
    <w:rsid w:val="00290214"/>
    <w:rsid w:val="002914F0"/>
    <w:rsid w:val="002924F7"/>
    <w:rsid w:val="00292B47"/>
    <w:rsid w:val="00292BF6"/>
    <w:rsid w:val="00292E78"/>
    <w:rsid w:val="0029301A"/>
    <w:rsid w:val="00293043"/>
    <w:rsid w:val="002932E5"/>
    <w:rsid w:val="002937F3"/>
    <w:rsid w:val="00293F21"/>
    <w:rsid w:val="0029442F"/>
    <w:rsid w:val="002949F0"/>
    <w:rsid w:val="0029536E"/>
    <w:rsid w:val="002958DE"/>
    <w:rsid w:val="00295944"/>
    <w:rsid w:val="00297486"/>
    <w:rsid w:val="00297DEC"/>
    <w:rsid w:val="002A0167"/>
    <w:rsid w:val="002A0175"/>
    <w:rsid w:val="002A11B5"/>
    <w:rsid w:val="002A2A93"/>
    <w:rsid w:val="002A2E11"/>
    <w:rsid w:val="002A3F53"/>
    <w:rsid w:val="002A41F9"/>
    <w:rsid w:val="002A50EA"/>
    <w:rsid w:val="002A5C5A"/>
    <w:rsid w:val="002A7781"/>
    <w:rsid w:val="002B02B8"/>
    <w:rsid w:val="002B0C5E"/>
    <w:rsid w:val="002B0EE6"/>
    <w:rsid w:val="002B1E32"/>
    <w:rsid w:val="002B2FA9"/>
    <w:rsid w:val="002B3429"/>
    <w:rsid w:val="002B47AA"/>
    <w:rsid w:val="002B4D0B"/>
    <w:rsid w:val="002B56E9"/>
    <w:rsid w:val="002B5F40"/>
    <w:rsid w:val="002B6BC0"/>
    <w:rsid w:val="002B6D82"/>
    <w:rsid w:val="002C09A2"/>
    <w:rsid w:val="002C0D84"/>
    <w:rsid w:val="002C1B47"/>
    <w:rsid w:val="002C1E1A"/>
    <w:rsid w:val="002C1FDF"/>
    <w:rsid w:val="002C2577"/>
    <w:rsid w:val="002C4A07"/>
    <w:rsid w:val="002C575E"/>
    <w:rsid w:val="002C5979"/>
    <w:rsid w:val="002C6DB2"/>
    <w:rsid w:val="002C7613"/>
    <w:rsid w:val="002C7F2C"/>
    <w:rsid w:val="002D05DC"/>
    <w:rsid w:val="002D0C3D"/>
    <w:rsid w:val="002D1114"/>
    <w:rsid w:val="002D1A6D"/>
    <w:rsid w:val="002D20E9"/>
    <w:rsid w:val="002D2F4B"/>
    <w:rsid w:val="002D3F2C"/>
    <w:rsid w:val="002D4854"/>
    <w:rsid w:val="002D5356"/>
    <w:rsid w:val="002D5990"/>
    <w:rsid w:val="002D6726"/>
    <w:rsid w:val="002D7305"/>
    <w:rsid w:val="002D7413"/>
    <w:rsid w:val="002D7419"/>
    <w:rsid w:val="002E0039"/>
    <w:rsid w:val="002E01B8"/>
    <w:rsid w:val="002E0967"/>
    <w:rsid w:val="002E109D"/>
    <w:rsid w:val="002E157A"/>
    <w:rsid w:val="002E1618"/>
    <w:rsid w:val="002E18F0"/>
    <w:rsid w:val="002E2060"/>
    <w:rsid w:val="002E20D5"/>
    <w:rsid w:val="002E3305"/>
    <w:rsid w:val="002E399A"/>
    <w:rsid w:val="002E441E"/>
    <w:rsid w:val="002E46D4"/>
    <w:rsid w:val="002E4F84"/>
    <w:rsid w:val="002E51FD"/>
    <w:rsid w:val="002E57FD"/>
    <w:rsid w:val="002E66E4"/>
    <w:rsid w:val="002E7141"/>
    <w:rsid w:val="002E7644"/>
    <w:rsid w:val="002F05B4"/>
    <w:rsid w:val="002F0AB8"/>
    <w:rsid w:val="002F0C05"/>
    <w:rsid w:val="002F1319"/>
    <w:rsid w:val="002F1D88"/>
    <w:rsid w:val="002F1EED"/>
    <w:rsid w:val="002F2CFB"/>
    <w:rsid w:val="002F2E31"/>
    <w:rsid w:val="002F3B11"/>
    <w:rsid w:val="002F4460"/>
    <w:rsid w:val="002F4716"/>
    <w:rsid w:val="002F4892"/>
    <w:rsid w:val="002F541E"/>
    <w:rsid w:val="002F60DA"/>
    <w:rsid w:val="002F631E"/>
    <w:rsid w:val="002F66C1"/>
    <w:rsid w:val="002F6701"/>
    <w:rsid w:val="002F6C2A"/>
    <w:rsid w:val="002F7B6F"/>
    <w:rsid w:val="003008CA"/>
    <w:rsid w:val="00300EA9"/>
    <w:rsid w:val="003011B0"/>
    <w:rsid w:val="00301980"/>
    <w:rsid w:val="003043CD"/>
    <w:rsid w:val="003052A1"/>
    <w:rsid w:val="00305838"/>
    <w:rsid w:val="003059B2"/>
    <w:rsid w:val="00305E92"/>
    <w:rsid w:val="003067DD"/>
    <w:rsid w:val="003074CE"/>
    <w:rsid w:val="00310245"/>
    <w:rsid w:val="003118F4"/>
    <w:rsid w:val="003120C6"/>
    <w:rsid w:val="003124BD"/>
    <w:rsid w:val="0031258E"/>
    <w:rsid w:val="0031272E"/>
    <w:rsid w:val="00312764"/>
    <w:rsid w:val="00312D27"/>
    <w:rsid w:val="00314FF2"/>
    <w:rsid w:val="003154F6"/>
    <w:rsid w:val="0031655A"/>
    <w:rsid w:val="003173DA"/>
    <w:rsid w:val="00317C5D"/>
    <w:rsid w:val="00317EDA"/>
    <w:rsid w:val="00320D4E"/>
    <w:rsid w:val="00320E8F"/>
    <w:rsid w:val="00321B04"/>
    <w:rsid w:val="0032235F"/>
    <w:rsid w:val="00322446"/>
    <w:rsid w:val="00322881"/>
    <w:rsid w:val="0032292B"/>
    <w:rsid w:val="00323AFC"/>
    <w:rsid w:val="00323B61"/>
    <w:rsid w:val="00323DFB"/>
    <w:rsid w:val="00324BB3"/>
    <w:rsid w:val="00324CF1"/>
    <w:rsid w:val="0032560F"/>
    <w:rsid w:val="00325B3E"/>
    <w:rsid w:val="00326088"/>
    <w:rsid w:val="0032629A"/>
    <w:rsid w:val="003265C7"/>
    <w:rsid w:val="003271E5"/>
    <w:rsid w:val="003272BA"/>
    <w:rsid w:val="003276D4"/>
    <w:rsid w:val="00330A17"/>
    <w:rsid w:val="00330A1C"/>
    <w:rsid w:val="003314D9"/>
    <w:rsid w:val="0033181E"/>
    <w:rsid w:val="00332002"/>
    <w:rsid w:val="0033235A"/>
    <w:rsid w:val="00333347"/>
    <w:rsid w:val="00333930"/>
    <w:rsid w:val="00333DAF"/>
    <w:rsid w:val="00334754"/>
    <w:rsid w:val="00335173"/>
    <w:rsid w:val="003357F4"/>
    <w:rsid w:val="00336DDB"/>
    <w:rsid w:val="003373B8"/>
    <w:rsid w:val="00340113"/>
    <w:rsid w:val="00341853"/>
    <w:rsid w:val="00342091"/>
    <w:rsid w:val="00343A7A"/>
    <w:rsid w:val="00343C75"/>
    <w:rsid w:val="00343CF0"/>
    <w:rsid w:val="0034417F"/>
    <w:rsid w:val="00344873"/>
    <w:rsid w:val="0034518B"/>
    <w:rsid w:val="003453B7"/>
    <w:rsid w:val="00345507"/>
    <w:rsid w:val="00345B6D"/>
    <w:rsid w:val="00345E89"/>
    <w:rsid w:val="003466A5"/>
    <w:rsid w:val="00346B1F"/>
    <w:rsid w:val="0034707D"/>
    <w:rsid w:val="00347660"/>
    <w:rsid w:val="00347977"/>
    <w:rsid w:val="00350D5E"/>
    <w:rsid w:val="00350E09"/>
    <w:rsid w:val="003512A5"/>
    <w:rsid w:val="00351D9F"/>
    <w:rsid w:val="0035233A"/>
    <w:rsid w:val="003528D6"/>
    <w:rsid w:val="003528E8"/>
    <w:rsid w:val="003528F0"/>
    <w:rsid w:val="00352A96"/>
    <w:rsid w:val="00353650"/>
    <w:rsid w:val="0035405C"/>
    <w:rsid w:val="003540CF"/>
    <w:rsid w:val="003547B6"/>
    <w:rsid w:val="0035546F"/>
    <w:rsid w:val="00355A1A"/>
    <w:rsid w:val="003560CB"/>
    <w:rsid w:val="0035715C"/>
    <w:rsid w:val="00360AC7"/>
    <w:rsid w:val="00360FD2"/>
    <w:rsid w:val="0036179E"/>
    <w:rsid w:val="003617EC"/>
    <w:rsid w:val="00361A4B"/>
    <w:rsid w:val="00362617"/>
    <w:rsid w:val="003630F3"/>
    <w:rsid w:val="00363162"/>
    <w:rsid w:val="00363764"/>
    <w:rsid w:val="00363D5A"/>
    <w:rsid w:val="003648FF"/>
    <w:rsid w:val="003654BB"/>
    <w:rsid w:val="00366853"/>
    <w:rsid w:val="003674C0"/>
    <w:rsid w:val="003675D4"/>
    <w:rsid w:val="0037004D"/>
    <w:rsid w:val="00371D77"/>
    <w:rsid w:val="00371DE3"/>
    <w:rsid w:val="00372310"/>
    <w:rsid w:val="003723BF"/>
    <w:rsid w:val="00373934"/>
    <w:rsid w:val="00374A59"/>
    <w:rsid w:val="00374CEB"/>
    <w:rsid w:val="0037521E"/>
    <w:rsid w:val="0037581F"/>
    <w:rsid w:val="0037599C"/>
    <w:rsid w:val="003764DE"/>
    <w:rsid w:val="00376915"/>
    <w:rsid w:val="00376E5E"/>
    <w:rsid w:val="00377DA8"/>
    <w:rsid w:val="0038003C"/>
    <w:rsid w:val="003802B2"/>
    <w:rsid w:val="003806DC"/>
    <w:rsid w:val="003808C8"/>
    <w:rsid w:val="00380C04"/>
    <w:rsid w:val="003836FE"/>
    <w:rsid w:val="00383B04"/>
    <w:rsid w:val="00383B78"/>
    <w:rsid w:val="00384F85"/>
    <w:rsid w:val="00385146"/>
    <w:rsid w:val="00385631"/>
    <w:rsid w:val="0038649B"/>
    <w:rsid w:val="00386574"/>
    <w:rsid w:val="00386722"/>
    <w:rsid w:val="00386D10"/>
    <w:rsid w:val="00387C67"/>
    <w:rsid w:val="00390763"/>
    <w:rsid w:val="00390958"/>
    <w:rsid w:val="00390D66"/>
    <w:rsid w:val="00391443"/>
    <w:rsid w:val="00391C52"/>
    <w:rsid w:val="00391D90"/>
    <w:rsid w:val="00392538"/>
    <w:rsid w:val="00392B86"/>
    <w:rsid w:val="00392EED"/>
    <w:rsid w:val="00393922"/>
    <w:rsid w:val="00394026"/>
    <w:rsid w:val="00394D88"/>
    <w:rsid w:val="00394F11"/>
    <w:rsid w:val="0039545C"/>
    <w:rsid w:val="0039569F"/>
    <w:rsid w:val="00395E61"/>
    <w:rsid w:val="00396033"/>
    <w:rsid w:val="00397255"/>
    <w:rsid w:val="003A0B28"/>
    <w:rsid w:val="003A1563"/>
    <w:rsid w:val="003A3CF8"/>
    <w:rsid w:val="003A4193"/>
    <w:rsid w:val="003A48A9"/>
    <w:rsid w:val="003A5A93"/>
    <w:rsid w:val="003A5B82"/>
    <w:rsid w:val="003A7DB7"/>
    <w:rsid w:val="003B0801"/>
    <w:rsid w:val="003B1DB8"/>
    <w:rsid w:val="003B28B5"/>
    <w:rsid w:val="003B3094"/>
    <w:rsid w:val="003B32D8"/>
    <w:rsid w:val="003B373D"/>
    <w:rsid w:val="003B3D90"/>
    <w:rsid w:val="003B4311"/>
    <w:rsid w:val="003B44A5"/>
    <w:rsid w:val="003B51F8"/>
    <w:rsid w:val="003B5286"/>
    <w:rsid w:val="003B53C6"/>
    <w:rsid w:val="003B5572"/>
    <w:rsid w:val="003B5E81"/>
    <w:rsid w:val="003B5F46"/>
    <w:rsid w:val="003B7B41"/>
    <w:rsid w:val="003C0307"/>
    <w:rsid w:val="003C1429"/>
    <w:rsid w:val="003C182D"/>
    <w:rsid w:val="003C1B2D"/>
    <w:rsid w:val="003C2809"/>
    <w:rsid w:val="003C2DAA"/>
    <w:rsid w:val="003C305A"/>
    <w:rsid w:val="003C3D5F"/>
    <w:rsid w:val="003C3F7F"/>
    <w:rsid w:val="003C4806"/>
    <w:rsid w:val="003C488E"/>
    <w:rsid w:val="003C4DC3"/>
    <w:rsid w:val="003C522E"/>
    <w:rsid w:val="003C591F"/>
    <w:rsid w:val="003C618F"/>
    <w:rsid w:val="003C6AB3"/>
    <w:rsid w:val="003C70A2"/>
    <w:rsid w:val="003D0AE8"/>
    <w:rsid w:val="003D1C7C"/>
    <w:rsid w:val="003D1E78"/>
    <w:rsid w:val="003D22A9"/>
    <w:rsid w:val="003D2737"/>
    <w:rsid w:val="003D284C"/>
    <w:rsid w:val="003D3371"/>
    <w:rsid w:val="003D33A4"/>
    <w:rsid w:val="003D3D27"/>
    <w:rsid w:val="003D4128"/>
    <w:rsid w:val="003D4551"/>
    <w:rsid w:val="003D534D"/>
    <w:rsid w:val="003D64C0"/>
    <w:rsid w:val="003D6765"/>
    <w:rsid w:val="003D7291"/>
    <w:rsid w:val="003D73F1"/>
    <w:rsid w:val="003D75FC"/>
    <w:rsid w:val="003E08EF"/>
    <w:rsid w:val="003E0DCA"/>
    <w:rsid w:val="003E489C"/>
    <w:rsid w:val="003E50F6"/>
    <w:rsid w:val="003E54EF"/>
    <w:rsid w:val="003E6103"/>
    <w:rsid w:val="003E6327"/>
    <w:rsid w:val="003E70CE"/>
    <w:rsid w:val="003E718B"/>
    <w:rsid w:val="003E7C79"/>
    <w:rsid w:val="003E7D70"/>
    <w:rsid w:val="003F0291"/>
    <w:rsid w:val="003F10CD"/>
    <w:rsid w:val="003F3716"/>
    <w:rsid w:val="003F3D30"/>
    <w:rsid w:val="003F4F12"/>
    <w:rsid w:val="003F5604"/>
    <w:rsid w:val="003F61EA"/>
    <w:rsid w:val="003F6864"/>
    <w:rsid w:val="003F6D09"/>
    <w:rsid w:val="00400805"/>
    <w:rsid w:val="00400951"/>
    <w:rsid w:val="004009B8"/>
    <w:rsid w:val="00401BC2"/>
    <w:rsid w:val="004025EE"/>
    <w:rsid w:val="00403286"/>
    <w:rsid w:val="00403479"/>
    <w:rsid w:val="00404A99"/>
    <w:rsid w:val="00407E1E"/>
    <w:rsid w:val="00410086"/>
    <w:rsid w:val="00411DE4"/>
    <w:rsid w:val="00411DFB"/>
    <w:rsid w:val="00412178"/>
    <w:rsid w:val="004123AB"/>
    <w:rsid w:val="004128BC"/>
    <w:rsid w:val="00412D25"/>
    <w:rsid w:val="00413013"/>
    <w:rsid w:val="0041309D"/>
    <w:rsid w:val="004130F1"/>
    <w:rsid w:val="004135E4"/>
    <w:rsid w:val="004148FD"/>
    <w:rsid w:val="0041565B"/>
    <w:rsid w:val="00415A50"/>
    <w:rsid w:val="00415FBB"/>
    <w:rsid w:val="0041622D"/>
    <w:rsid w:val="004162A8"/>
    <w:rsid w:val="00416605"/>
    <w:rsid w:val="00416762"/>
    <w:rsid w:val="0041780D"/>
    <w:rsid w:val="00420630"/>
    <w:rsid w:val="00421177"/>
    <w:rsid w:val="004217D2"/>
    <w:rsid w:val="00422783"/>
    <w:rsid w:val="00422BFC"/>
    <w:rsid w:val="00422E19"/>
    <w:rsid w:val="00423535"/>
    <w:rsid w:val="0042426D"/>
    <w:rsid w:val="004247C3"/>
    <w:rsid w:val="00424C51"/>
    <w:rsid w:val="004259C8"/>
    <w:rsid w:val="00425BB4"/>
    <w:rsid w:val="004261B9"/>
    <w:rsid w:val="00426461"/>
    <w:rsid w:val="004265D1"/>
    <w:rsid w:val="00426C8F"/>
    <w:rsid w:val="004272D3"/>
    <w:rsid w:val="00430212"/>
    <w:rsid w:val="0043031D"/>
    <w:rsid w:val="00430B80"/>
    <w:rsid w:val="00430C4A"/>
    <w:rsid w:val="004310AF"/>
    <w:rsid w:val="0043118F"/>
    <w:rsid w:val="00433C96"/>
    <w:rsid w:val="00436399"/>
    <w:rsid w:val="004373DE"/>
    <w:rsid w:val="00437447"/>
    <w:rsid w:val="00437DF7"/>
    <w:rsid w:val="0044003D"/>
    <w:rsid w:val="00440C24"/>
    <w:rsid w:val="00442494"/>
    <w:rsid w:val="00442572"/>
    <w:rsid w:val="0044270B"/>
    <w:rsid w:val="00442F76"/>
    <w:rsid w:val="0044322B"/>
    <w:rsid w:val="0044455F"/>
    <w:rsid w:val="0044598D"/>
    <w:rsid w:val="004460C4"/>
    <w:rsid w:val="004461EF"/>
    <w:rsid w:val="00446306"/>
    <w:rsid w:val="004465D2"/>
    <w:rsid w:val="004468FA"/>
    <w:rsid w:val="00447EB8"/>
    <w:rsid w:val="00450BC4"/>
    <w:rsid w:val="0045121D"/>
    <w:rsid w:val="0045144B"/>
    <w:rsid w:val="004518E0"/>
    <w:rsid w:val="0045198F"/>
    <w:rsid w:val="00451A27"/>
    <w:rsid w:val="0045233B"/>
    <w:rsid w:val="004524F6"/>
    <w:rsid w:val="00453402"/>
    <w:rsid w:val="004547C2"/>
    <w:rsid w:val="00454812"/>
    <w:rsid w:val="00455062"/>
    <w:rsid w:val="00455942"/>
    <w:rsid w:val="0045599B"/>
    <w:rsid w:val="00457D87"/>
    <w:rsid w:val="00460306"/>
    <w:rsid w:val="004603A3"/>
    <w:rsid w:val="0046059A"/>
    <w:rsid w:val="0046061A"/>
    <w:rsid w:val="00460628"/>
    <w:rsid w:val="004606ED"/>
    <w:rsid w:val="00462B31"/>
    <w:rsid w:val="00463845"/>
    <w:rsid w:val="004639FB"/>
    <w:rsid w:val="00463FEF"/>
    <w:rsid w:val="004645B0"/>
    <w:rsid w:val="004646FD"/>
    <w:rsid w:val="0046486F"/>
    <w:rsid w:val="00464D16"/>
    <w:rsid w:val="00464E80"/>
    <w:rsid w:val="00464FB7"/>
    <w:rsid w:val="00466D3A"/>
    <w:rsid w:val="00466E58"/>
    <w:rsid w:val="00467938"/>
    <w:rsid w:val="00467C0E"/>
    <w:rsid w:val="004707B6"/>
    <w:rsid w:val="00471CAA"/>
    <w:rsid w:val="00474190"/>
    <w:rsid w:val="00475D28"/>
    <w:rsid w:val="0047674E"/>
    <w:rsid w:val="00476900"/>
    <w:rsid w:val="00477AD1"/>
    <w:rsid w:val="00481459"/>
    <w:rsid w:val="00481B12"/>
    <w:rsid w:val="00481C4E"/>
    <w:rsid w:val="00481E52"/>
    <w:rsid w:val="00482CBD"/>
    <w:rsid w:val="00482F84"/>
    <w:rsid w:val="00483160"/>
    <w:rsid w:val="004831AE"/>
    <w:rsid w:val="00483993"/>
    <w:rsid w:val="004839A4"/>
    <w:rsid w:val="00483CF6"/>
    <w:rsid w:val="00485728"/>
    <w:rsid w:val="00485949"/>
    <w:rsid w:val="00487173"/>
    <w:rsid w:val="00487984"/>
    <w:rsid w:val="00487A77"/>
    <w:rsid w:val="00490052"/>
    <w:rsid w:val="00490595"/>
    <w:rsid w:val="00490652"/>
    <w:rsid w:val="004908BE"/>
    <w:rsid w:val="00490BA8"/>
    <w:rsid w:val="00491041"/>
    <w:rsid w:val="00491404"/>
    <w:rsid w:val="0049181C"/>
    <w:rsid w:val="00492DFA"/>
    <w:rsid w:val="00493405"/>
    <w:rsid w:val="00494ABA"/>
    <w:rsid w:val="00494B45"/>
    <w:rsid w:val="00494DFD"/>
    <w:rsid w:val="00495421"/>
    <w:rsid w:val="00496653"/>
    <w:rsid w:val="00496968"/>
    <w:rsid w:val="004979C5"/>
    <w:rsid w:val="004A11FC"/>
    <w:rsid w:val="004A158D"/>
    <w:rsid w:val="004A1E74"/>
    <w:rsid w:val="004A27D7"/>
    <w:rsid w:val="004A3218"/>
    <w:rsid w:val="004A3738"/>
    <w:rsid w:val="004A3874"/>
    <w:rsid w:val="004A4EF3"/>
    <w:rsid w:val="004A6288"/>
    <w:rsid w:val="004A7EAA"/>
    <w:rsid w:val="004B00E7"/>
    <w:rsid w:val="004B02CD"/>
    <w:rsid w:val="004B03EE"/>
    <w:rsid w:val="004B1761"/>
    <w:rsid w:val="004B459A"/>
    <w:rsid w:val="004B4869"/>
    <w:rsid w:val="004B6AC0"/>
    <w:rsid w:val="004B6EB8"/>
    <w:rsid w:val="004B7795"/>
    <w:rsid w:val="004B7C3D"/>
    <w:rsid w:val="004C0062"/>
    <w:rsid w:val="004C0978"/>
    <w:rsid w:val="004C09B1"/>
    <w:rsid w:val="004C4106"/>
    <w:rsid w:val="004C4BAE"/>
    <w:rsid w:val="004C50D1"/>
    <w:rsid w:val="004C5434"/>
    <w:rsid w:val="004C54C5"/>
    <w:rsid w:val="004C5915"/>
    <w:rsid w:val="004C5A67"/>
    <w:rsid w:val="004C5A9E"/>
    <w:rsid w:val="004C5BBA"/>
    <w:rsid w:val="004C7395"/>
    <w:rsid w:val="004C7AFE"/>
    <w:rsid w:val="004D02AD"/>
    <w:rsid w:val="004D09F2"/>
    <w:rsid w:val="004D0B59"/>
    <w:rsid w:val="004D2613"/>
    <w:rsid w:val="004D3D29"/>
    <w:rsid w:val="004D4088"/>
    <w:rsid w:val="004D4688"/>
    <w:rsid w:val="004D61E1"/>
    <w:rsid w:val="004D70EA"/>
    <w:rsid w:val="004D711F"/>
    <w:rsid w:val="004D737A"/>
    <w:rsid w:val="004D7384"/>
    <w:rsid w:val="004D781B"/>
    <w:rsid w:val="004D7916"/>
    <w:rsid w:val="004D7A1D"/>
    <w:rsid w:val="004D7DE2"/>
    <w:rsid w:val="004D7F7B"/>
    <w:rsid w:val="004E0DFE"/>
    <w:rsid w:val="004E13AD"/>
    <w:rsid w:val="004E16AF"/>
    <w:rsid w:val="004E16B2"/>
    <w:rsid w:val="004E1AE8"/>
    <w:rsid w:val="004E353D"/>
    <w:rsid w:val="004E37D5"/>
    <w:rsid w:val="004E46C4"/>
    <w:rsid w:val="004E5F69"/>
    <w:rsid w:val="004E5F77"/>
    <w:rsid w:val="004E6903"/>
    <w:rsid w:val="004E709E"/>
    <w:rsid w:val="004F10C6"/>
    <w:rsid w:val="004F11A9"/>
    <w:rsid w:val="004F2528"/>
    <w:rsid w:val="004F2ECD"/>
    <w:rsid w:val="004F32BF"/>
    <w:rsid w:val="004F472B"/>
    <w:rsid w:val="004F4F29"/>
    <w:rsid w:val="004F53AA"/>
    <w:rsid w:val="004F53E5"/>
    <w:rsid w:val="004F57B4"/>
    <w:rsid w:val="004F5921"/>
    <w:rsid w:val="004F6DA9"/>
    <w:rsid w:val="005015E0"/>
    <w:rsid w:val="005019EC"/>
    <w:rsid w:val="00501C1C"/>
    <w:rsid w:val="00501F0B"/>
    <w:rsid w:val="00501F74"/>
    <w:rsid w:val="00502586"/>
    <w:rsid w:val="00502896"/>
    <w:rsid w:val="00502BA2"/>
    <w:rsid w:val="0050347E"/>
    <w:rsid w:val="005047AC"/>
    <w:rsid w:val="005062AD"/>
    <w:rsid w:val="0050685E"/>
    <w:rsid w:val="00507940"/>
    <w:rsid w:val="00507EE9"/>
    <w:rsid w:val="00510140"/>
    <w:rsid w:val="00510409"/>
    <w:rsid w:val="00510CDA"/>
    <w:rsid w:val="00511190"/>
    <w:rsid w:val="005117AF"/>
    <w:rsid w:val="00511888"/>
    <w:rsid w:val="0051188E"/>
    <w:rsid w:val="0051201A"/>
    <w:rsid w:val="0051249B"/>
    <w:rsid w:val="00512AC6"/>
    <w:rsid w:val="00513D3D"/>
    <w:rsid w:val="00514F61"/>
    <w:rsid w:val="00515138"/>
    <w:rsid w:val="0051774E"/>
    <w:rsid w:val="005178F5"/>
    <w:rsid w:val="00520AD8"/>
    <w:rsid w:val="00520D1C"/>
    <w:rsid w:val="005212A7"/>
    <w:rsid w:val="00521B2E"/>
    <w:rsid w:val="00522F85"/>
    <w:rsid w:val="00523521"/>
    <w:rsid w:val="00523CF5"/>
    <w:rsid w:val="00523D6A"/>
    <w:rsid w:val="00524117"/>
    <w:rsid w:val="0052483A"/>
    <w:rsid w:val="00524F00"/>
    <w:rsid w:val="00526D3C"/>
    <w:rsid w:val="005300C4"/>
    <w:rsid w:val="005305C0"/>
    <w:rsid w:val="00530B7C"/>
    <w:rsid w:val="00531344"/>
    <w:rsid w:val="0053163D"/>
    <w:rsid w:val="005317A3"/>
    <w:rsid w:val="00531FF9"/>
    <w:rsid w:val="005330C6"/>
    <w:rsid w:val="005338E5"/>
    <w:rsid w:val="0053391E"/>
    <w:rsid w:val="00533C4A"/>
    <w:rsid w:val="00535788"/>
    <w:rsid w:val="00535843"/>
    <w:rsid w:val="00536648"/>
    <w:rsid w:val="00537A5E"/>
    <w:rsid w:val="005409F0"/>
    <w:rsid w:val="00541398"/>
    <w:rsid w:val="00542297"/>
    <w:rsid w:val="00542666"/>
    <w:rsid w:val="00542721"/>
    <w:rsid w:val="00542BAA"/>
    <w:rsid w:val="00542DAE"/>
    <w:rsid w:val="00542DD6"/>
    <w:rsid w:val="00542E1D"/>
    <w:rsid w:val="00543614"/>
    <w:rsid w:val="00544712"/>
    <w:rsid w:val="005448CE"/>
    <w:rsid w:val="005448F8"/>
    <w:rsid w:val="00544ED3"/>
    <w:rsid w:val="00544FA7"/>
    <w:rsid w:val="00545C9D"/>
    <w:rsid w:val="00545D4E"/>
    <w:rsid w:val="00545E6F"/>
    <w:rsid w:val="005462C0"/>
    <w:rsid w:val="005469F3"/>
    <w:rsid w:val="00546B46"/>
    <w:rsid w:val="0054733E"/>
    <w:rsid w:val="0054797D"/>
    <w:rsid w:val="005500EA"/>
    <w:rsid w:val="00550291"/>
    <w:rsid w:val="005509FB"/>
    <w:rsid w:val="0055166B"/>
    <w:rsid w:val="00551955"/>
    <w:rsid w:val="00551D5F"/>
    <w:rsid w:val="0055281F"/>
    <w:rsid w:val="005531E2"/>
    <w:rsid w:val="00553EE2"/>
    <w:rsid w:val="0055412A"/>
    <w:rsid w:val="00554625"/>
    <w:rsid w:val="00554BFA"/>
    <w:rsid w:val="00555813"/>
    <w:rsid w:val="00555B9D"/>
    <w:rsid w:val="00555C4A"/>
    <w:rsid w:val="00556CCE"/>
    <w:rsid w:val="005571F6"/>
    <w:rsid w:val="0055729E"/>
    <w:rsid w:val="00557E79"/>
    <w:rsid w:val="00560BE4"/>
    <w:rsid w:val="00561216"/>
    <w:rsid w:val="00562585"/>
    <w:rsid w:val="005626C0"/>
    <w:rsid w:val="0056287C"/>
    <w:rsid w:val="00562BDE"/>
    <w:rsid w:val="00563974"/>
    <w:rsid w:val="005639AB"/>
    <w:rsid w:val="00563C65"/>
    <w:rsid w:val="005641F6"/>
    <w:rsid w:val="0056442C"/>
    <w:rsid w:val="0056477D"/>
    <w:rsid w:val="005651B0"/>
    <w:rsid w:val="00565285"/>
    <w:rsid w:val="00566AA8"/>
    <w:rsid w:val="00566E53"/>
    <w:rsid w:val="00567912"/>
    <w:rsid w:val="00570552"/>
    <w:rsid w:val="005715AF"/>
    <w:rsid w:val="00571CB8"/>
    <w:rsid w:val="00572693"/>
    <w:rsid w:val="0057355C"/>
    <w:rsid w:val="00573E48"/>
    <w:rsid w:val="00573E81"/>
    <w:rsid w:val="00574487"/>
    <w:rsid w:val="0057461E"/>
    <w:rsid w:val="005749B2"/>
    <w:rsid w:val="00574B97"/>
    <w:rsid w:val="00575469"/>
    <w:rsid w:val="005755DC"/>
    <w:rsid w:val="00575851"/>
    <w:rsid w:val="00576403"/>
    <w:rsid w:val="00576FC3"/>
    <w:rsid w:val="00576FC9"/>
    <w:rsid w:val="00577CE8"/>
    <w:rsid w:val="00580003"/>
    <w:rsid w:val="00580DCB"/>
    <w:rsid w:val="00581BEB"/>
    <w:rsid w:val="0058208E"/>
    <w:rsid w:val="00582DC6"/>
    <w:rsid w:val="0058309E"/>
    <w:rsid w:val="00583130"/>
    <w:rsid w:val="00583483"/>
    <w:rsid w:val="0058409B"/>
    <w:rsid w:val="00585567"/>
    <w:rsid w:val="00586C98"/>
    <w:rsid w:val="00586ED8"/>
    <w:rsid w:val="00587929"/>
    <w:rsid w:val="00590821"/>
    <w:rsid w:val="00590C44"/>
    <w:rsid w:val="005915F2"/>
    <w:rsid w:val="00592256"/>
    <w:rsid w:val="00592346"/>
    <w:rsid w:val="00592BA8"/>
    <w:rsid w:val="005930FA"/>
    <w:rsid w:val="00593677"/>
    <w:rsid w:val="0059398B"/>
    <w:rsid w:val="00594651"/>
    <w:rsid w:val="00594F3B"/>
    <w:rsid w:val="00595D70"/>
    <w:rsid w:val="005976B1"/>
    <w:rsid w:val="005A0480"/>
    <w:rsid w:val="005A081A"/>
    <w:rsid w:val="005A15BD"/>
    <w:rsid w:val="005A1C94"/>
    <w:rsid w:val="005A21B8"/>
    <w:rsid w:val="005A3216"/>
    <w:rsid w:val="005A37BD"/>
    <w:rsid w:val="005A3E4A"/>
    <w:rsid w:val="005A5236"/>
    <w:rsid w:val="005A5929"/>
    <w:rsid w:val="005A5E5A"/>
    <w:rsid w:val="005A7A04"/>
    <w:rsid w:val="005B00E9"/>
    <w:rsid w:val="005B0658"/>
    <w:rsid w:val="005B2128"/>
    <w:rsid w:val="005B2B57"/>
    <w:rsid w:val="005B2B58"/>
    <w:rsid w:val="005B3F9E"/>
    <w:rsid w:val="005B4E02"/>
    <w:rsid w:val="005B5025"/>
    <w:rsid w:val="005B55B8"/>
    <w:rsid w:val="005B5A2D"/>
    <w:rsid w:val="005B5AB8"/>
    <w:rsid w:val="005B5F13"/>
    <w:rsid w:val="005B6540"/>
    <w:rsid w:val="005B712E"/>
    <w:rsid w:val="005B7D3E"/>
    <w:rsid w:val="005C095F"/>
    <w:rsid w:val="005C0AFF"/>
    <w:rsid w:val="005C111B"/>
    <w:rsid w:val="005C18D6"/>
    <w:rsid w:val="005C1903"/>
    <w:rsid w:val="005C1AA5"/>
    <w:rsid w:val="005C206A"/>
    <w:rsid w:val="005C2618"/>
    <w:rsid w:val="005C376E"/>
    <w:rsid w:val="005C54F7"/>
    <w:rsid w:val="005C5E92"/>
    <w:rsid w:val="005C684F"/>
    <w:rsid w:val="005C7A68"/>
    <w:rsid w:val="005C7B20"/>
    <w:rsid w:val="005D0337"/>
    <w:rsid w:val="005D0970"/>
    <w:rsid w:val="005D1C34"/>
    <w:rsid w:val="005D1ED6"/>
    <w:rsid w:val="005D371D"/>
    <w:rsid w:val="005D4155"/>
    <w:rsid w:val="005D4642"/>
    <w:rsid w:val="005D4BAE"/>
    <w:rsid w:val="005D4C34"/>
    <w:rsid w:val="005D4F45"/>
    <w:rsid w:val="005D4FCE"/>
    <w:rsid w:val="005D68EE"/>
    <w:rsid w:val="005E0036"/>
    <w:rsid w:val="005E04D0"/>
    <w:rsid w:val="005E0F3B"/>
    <w:rsid w:val="005E1722"/>
    <w:rsid w:val="005E1E9C"/>
    <w:rsid w:val="005E2278"/>
    <w:rsid w:val="005E36D0"/>
    <w:rsid w:val="005E438A"/>
    <w:rsid w:val="005E52E3"/>
    <w:rsid w:val="005E615F"/>
    <w:rsid w:val="005E64A3"/>
    <w:rsid w:val="005E6A25"/>
    <w:rsid w:val="005E6CB3"/>
    <w:rsid w:val="005E7402"/>
    <w:rsid w:val="005F01D9"/>
    <w:rsid w:val="005F1001"/>
    <w:rsid w:val="005F18D1"/>
    <w:rsid w:val="005F1F54"/>
    <w:rsid w:val="005F2279"/>
    <w:rsid w:val="005F25F1"/>
    <w:rsid w:val="005F2B95"/>
    <w:rsid w:val="005F2E4B"/>
    <w:rsid w:val="005F2E9A"/>
    <w:rsid w:val="005F2ECD"/>
    <w:rsid w:val="005F307C"/>
    <w:rsid w:val="005F309F"/>
    <w:rsid w:val="005F32E9"/>
    <w:rsid w:val="005F4C01"/>
    <w:rsid w:val="005F56C3"/>
    <w:rsid w:val="005F67EE"/>
    <w:rsid w:val="005F7771"/>
    <w:rsid w:val="005F791C"/>
    <w:rsid w:val="005F7DF0"/>
    <w:rsid w:val="0060182E"/>
    <w:rsid w:val="00601BA4"/>
    <w:rsid w:val="00601C3B"/>
    <w:rsid w:val="006025B4"/>
    <w:rsid w:val="00603C04"/>
    <w:rsid w:val="00603CFB"/>
    <w:rsid w:val="00604747"/>
    <w:rsid w:val="00604FC2"/>
    <w:rsid w:val="006058F8"/>
    <w:rsid w:val="0060596A"/>
    <w:rsid w:val="00606917"/>
    <w:rsid w:val="0060730E"/>
    <w:rsid w:val="0061001F"/>
    <w:rsid w:val="00610B5C"/>
    <w:rsid w:val="00611467"/>
    <w:rsid w:val="00611D3F"/>
    <w:rsid w:val="006124F6"/>
    <w:rsid w:val="0061254D"/>
    <w:rsid w:val="00613721"/>
    <w:rsid w:val="00613916"/>
    <w:rsid w:val="00613CC2"/>
    <w:rsid w:val="006146F6"/>
    <w:rsid w:val="0061497E"/>
    <w:rsid w:val="00614B9D"/>
    <w:rsid w:val="00615508"/>
    <w:rsid w:val="00616CC6"/>
    <w:rsid w:val="00616E67"/>
    <w:rsid w:val="0061742D"/>
    <w:rsid w:val="006203B9"/>
    <w:rsid w:val="006203DE"/>
    <w:rsid w:val="006208D4"/>
    <w:rsid w:val="00620900"/>
    <w:rsid w:val="006217F6"/>
    <w:rsid w:val="00621815"/>
    <w:rsid w:val="006218D6"/>
    <w:rsid w:val="00622739"/>
    <w:rsid w:val="00623F92"/>
    <w:rsid w:val="00624B9F"/>
    <w:rsid w:val="00626650"/>
    <w:rsid w:val="006267AE"/>
    <w:rsid w:val="00626BE3"/>
    <w:rsid w:val="0062735D"/>
    <w:rsid w:val="006303E9"/>
    <w:rsid w:val="006304B9"/>
    <w:rsid w:val="006308DD"/>
    <w:rsid w:val="00630D2D"/>
    <w:rsid w:val="00632740"/>
    <w:rsid w:val="00632C29"/>
    <w:rsid w:val="006335D0"/>
    <w:rsid w:val="00633ECD"/>
    <w:rsid w:val="006343D9"/>
    <w:rsid w:val="00634F8D"/>
    <w:rsid w:val="006351F0"/>
    <w:rsid w:val="00635FB5"/>
    <w:rsid w:val="00636F7B"/>
    <w:rsid w:val="0063752D"/>
    <w:rsid w:val="00637C06"/>
    <w:rsid w:val="00637FA5"/>
    <w:rsid w:val="00640739"/>
    <w:rsid w:val="006413F2"/>
    <w:rsid w:val="0064236D"/>
    <w:rsid w:val="00643202"/>
    <w:rsid w:val="006434DA"/>
    <w:rsid w:val="006443E9"/>
    <w:rsid w:val="006444F8"/>
    <w:rsid w:val="00644E13"/>
    <w:rsid w:val="00644EFD"/>
    <w:rsid w:val="00645FB8"/>
    <w:rsid w:val="00646DBF"/>
    <w:rsid w:val="00647872"/>
    <w:rsid w:val="00647966"/>
    <w:rsid w:val="00650783"/>
    <w:rsid w:val="00650D86"/>
    <w:rsid w:val="00651342"/>
    <w:rsid w:val="00651E22"/>
    <w:rsid w:val="00652278"/>
    <w:rsid w:val="0065262D"/>
    <w:rsid w:val="0065298A"/>
    <w:rsid w:val="00653201"/>
    <w:rsid w:val="00655018"/>
    <w:rsid w:val="00655660"/>
    <w:rsid w:val="006562D5"/>
    <w:rsid w:val="0065651B"/>
    <w:rsid w:val="0065764A"/>
    <w:rsid w:val="00657DE5"/>
    <w:rsid w:val="006606FC"/>
    <w:rsid w:val="00660BF1"/>
    <w:rsid w:val="00660FAF"/>
    <w:rsid w:val="006612FD"/>
    <w:rsid w:val="00662264"/>
    <w:rsid w:val="006631B9"/>
    <w:rsid w:val="0066428B"/>
    <w:rsid w:val="006643B9"/>
    <w:rsid w:val="0066480E"/>
    <w:rsid w:val="00664A04"/>
    <w:rsid w:val="006656FD"/>
    <w:rsid w:val="00665CCB"/>
    <w:rsid w:val="00665CF0"/>
    <w:rsid w:val="00666A37"/>
    <w:rsid w:val="00667379"/>
    <w:rsid w:val="00667405"/>
    <w:rsid w:val="00667AB7"/>
    <w:rsid w:val="00670500"/>
    <w:rsid w:val="0067069D"/>
    <w:rsid w:val="00670E3F"/>
    <w:rsid w:val="0067168B"/>
    <w:rsid w:val="0067187C"/>
    <w:rsid w:val="00671EBE"/>
    <w:rsid w:val="00672033"/>
    <w:rsid w:val="006722E2"/>
    <w:rsid w:val="00672434"/>
    <w:rsid w:val="00673AF2"/>
    <w:rsid w:val="00673CD0"/>
    <w:rsid w:val="0067403B"/>
    <w:rsid w:val="006748DB"/>
    <w:rsid w:val="00674A4D"/>
    <w:rsid w:val="0067589E"/>
    <w:rsid w:val="006763F2"/>
    <w:rsid w:val="00676533"/>
    <w:rsid w:val="0067716F"/>
    <w:rsid w:val="00677BC3"/>
    <w:rsid w:val="00680B16"/>
    <w:rsid w:val="00681747"/>
    <w:rsid w:val="00681ACC"/>
    <w:rsid w:val="00681E31"/>
    <w:rsid w:val="00681F3F"/>
    <w:rsid w:val="00683267"/>
    <w:rsid w:val="00683B77"/>
    <w:rsid w:val="00683FBC"/>
    <w:rsid w:val="00686462"/>
    <w:rsid w:val="00686483"/>
    <w:rsid w:val="00687EA2"/>
    <w:rsid w:val="00690F8D"/>
    <w:rsid w:val="00691331"/>
    <w:rsid w:val="00691F5F"/>
    <w:rsid w:val="00692335"/>
    <w:rsid w:val="0069264F"/>
    <w:rsid w:val="0069315B"/>
    <w:rsid w:val="006947D5"/>
    <w:rsid w:val="00694B7F"/>
    <w:rsid w:val="00694D13"/>
    <w:rsid w:val="00694FF7"/>
    <w:rsid w:val="00695267"/>
    <w:rsid w:val="0069562C"/>
    <w:rsid w:val="00695C0A"/>
    <w:rsid w:val="00695D43"/>
    <w:rsid w:val="00696364"/>
    <w:rsid w:val="006969D3"/>
    <w:rsid w:val="00696A02"/>
    <w:rsid w:val="006A0060"/>
    <w:rsid w:val="006A026C"/>
    <w:rsid w:val="006A06A2"/>
    <w:rsid w:val="006A0A3E"/>
    <w:rsid w:val="006A0FA4"/>
    <w:rsid w:val="006A0FAD"/>
    <w:rsid w:val="006A1494"/>
    <w:rsid w:val="006A1759"/>
    <w:rsid w:val="006A229A"/>
    <w:rsid w:val="006A246C"/>
    <w:rsid w:val="006A28E4"/>
    <w:rsid w:val="006A2901"/>
    <w:rsid w:val="006A2CCD"/>
    <w:rsid w:val="006A395D"/>
    <w:rsid w:val="006A3F35"/>
    <w:rsid w:val="006A40ED"/>
    <w:rsid w:val="006A4D00"/>
    <w:rsid w:val="006A4E9F"/>
    <w:rsid w:val="006A7248"/>
    <w:rsid w:val="006B02C2"/>
    <w:rsid w:val="006B118D"/>
    <w:rsid w:val="006B12E6"/>
    <w:rsid w:val="006B168C"/>
    <w:rsid w:val="006B1CC3"/>
    <w:rsid w:val="006B203B"/>
    <w:rsid w:val="006B26DF"/>
    <w:rsid w:val="006B31F1"/>
    <w:rsid w:val="006B4528"/>
    <w:rsid w:val="006B4A3F"/>
    <w:rsid w:val="006B4A8C"/>
    <w:rsid w:val="006B6115"/>
    <w:rsid w:val="006B7747"/>
    <w:rsid w:val="006B7BA6"/>
    <w:rsid w:val="006B7EA7"/>
    <w:rsid w:val="006C0030"/>
    <w:rsid w:val="006C00A2"/>
    <w:rsid w:val="006C0278"/>
    <w:rsid w:val="006C05E2"/>
    <w:rsid w:val="006C104E"/>
    <w:rsid w:val="006C17B4"/>
    <w:rsid w:val="006C1B18"/>
    <w:rsid w:val="006C2681"/>
    <w:rsid w:val="006C3D9C"/>
    <w:rsid w:val="006C431A"/>
    <w:rsid w:val="006C52F8"/>
    <w:rsid w:val="006C5790"/>
    <w:rsid w:val="006C64C3"/>
    <w:rsid w:val="006C6A8D"/>
    <w:rsid w:val="006D0842"/>
    <w:rsid w:val="006D0AB9"/>
    <w:rsid w:val="006D12CD"/>
    <w:rsid w:val="006D185D"/>
    <w:rsid w:val="006D2115"/>
    <w:rsid w:val="006D2314"/>
    <w:rsid w:val="006D2756"/>
    <w:rsid w:val="006D30B3"/>
    <w:rsid w:val="006D3566"/>
    <w:rsid w:val="006D3BFF"/>
    <w:rsid w:val="006D3DA2"/>
    <w:rsid w:val="006D4D8E"/>
    <w:rsid w:val="006D4DD4"/>
    <w:rsid w:val="006D555C"/>
    <w:rsid w:val="006D60DC"/>
    <w:rsid w:val="006D64F2"/>
    <w:rsid w:val="006D6726"/>
    <w:rsid w:val="006D6AA6"/>
    <w:rsid w:val="006D7311"/>
    <w:rsid w:val="006D75D0"/>
    <w:rsid w:val="006D762C"/>
    <w:rsid w:val="006E051A"/>
    <w:rsid w:val="006E163A"/>
    <w:rsid w:val="006E1B28"/>
    <w:rsid w:val="006E2657"/>
    <w:rsid w:val="006E3A5A"/>
    <w:rsid w:val="006E5377"/>
    <w:rsid w:val="006E6284"/>
    <w:rsid w:val="006E6AAB"/>
    <w:rsid w:val="006E74D0"/>
    <w:rsid w:val="006F0204"/>
    <w:rsid w:val="006F063F"/>
    <w:rsid w:val="006F0EFB"/>
    <w:rsid w:val="006F1181"/>
    <w:rsid w:val="006F17C5"/>
    <w:rsid w:val="006F1ACE"/>
    <w:rsid w:val="006F2636"/>
    <w:rsid w:val="006F37CB"/>
    <w:rsid w:val="006F4209"/>
    <w:rsid w:val="006F4DAD"/>
    <w:rsid w:val="006F5496"/>
    <w:rsid w:val="006F560F"/>
    <w:rsid w:val="006F575E"/>
    <w:rsid w:val="006F5D9F"/>
    <w:rsid w:val="006F71BA"/>
    <w:rsid w:val="00700179"/>
    <w:rsid w:val="00700568"/>
    <w:rsid w:val="0070101B"/>
    <w:rsid w:val="00701920"/>
    <w:rsid w:val="00703374"/>
    <w:rsid w:val="007037DD"/>
    <w:rsid w:val="00703992"/>
    <w:rsid w:val="00703DC6"/>
    <w:rsid w:val="0070474A"/>
    <w:rsid w:val="007056F9"/>
    <w:rsid w:val="00706123"/>
    <w:rsid w:val="007067AE"/>
    <w:rsid w:val="00706E66"/>
    <w:rsid w:val="00707321"/>
    <w:rsid w:val="007107E2"/>
    <w:rsid w:val="00710949"/>
    <w:rsid w:val="00710EB3"/>
    <w:rsid w:val="00711539"/>
    <w:rsid w:val="00712753"/>
    <w:rsid w:val="00713606"/>
    <w:rsid w:val="007140D2"/>
    <w:rsid w:val="007152C1"/>
    <w:rsid w:val="00715653"/>
    <w:rsid w:val="00716199"/>
    <w:rsid w:val="00716B20"/>
    <w:rsid w:val="00717191"/>
    <w:rsid w:val="007172FA"/>
    <w:rsid w:val="00717484"/>
    <w:rsid w:val="00721227"/>
    <w:rsid w:val="00721BEE"/>
    <w:rsid w:val="00721D93"/>
    <w:rsid w:val="007225BE"/>
    <w:rsid w:val="00722A9F"/>
    <w:rsid w:val="007237F8"/>
    <w:rsid w:val="00723D60"/>
    <w:rsid w:val="00724119"/>
    <w:rsid w:val="00726008"/>
    <w:rsid w:val="0072604B"/>
    <w:rsid w:val="00726152"/>
    <w:rsid w:val="007265DF"/>
    <w:rsid w:val="00726BA6"/>
    <w:rsid w:val="00726EF9"/>
    <w:rsid w:val="00726F82"/>
    <w:rsid w:val="0072772D"/>
    <w:rsid w:val="00727823"/>
    <w:rsid w:val="00727F98"/>
    <w:rsid w:val="00730082"/>
    <w:rsid w:val="0073050E"/>
    <w:rsid w:val="00730645"/>
    <w:rsid w:val="007314E1"/>
    <w:rsid w:val="00731884"/>
    <w:rsid w:val="0073356E"/>
    <w:rsid w:val="00734868"/>
    <w:rsid w:val="007348DF"/>
    <w:rsid w:val="007350BD"/>
    <w:rsid w:val="00735518"/>
    <w:rsid w:val="00735B15"/>
    <w:rsid w:val="00736697"/>
    <w:rsid w:val="00736710"/>
    <w:rsid w:val="00736FE5"/>
    <w:rsid w:val="00737978"/>
    <w:rsid w:val="007379C7"/>
    <w:rsid w:val="00740C6A"/>
    <w:rsid w:val="00741405"/>
    <w:rsid w:val="00741590"/>
    <w:rsid w:val="0074162F"/>
    <w:rsid w:val="007417A4"/>
    <w:rsid w:val="00741A6F"/>
    <w:rsid w:val="00743E61"/>
    <w:rsid w:val="00743F43"/>
    <w:rsid w:val="007441BB"/>
    <w:rsid w:val="0074464D"/>
    <w:rsid w:val="0074475E"/>
    <w:rsid w:val="00745A5F"/>
    <w:rsid w:val="00745D60"/>
    <w:rsid w:val="00746382"/>
    <w:rsid w:val="00746877"/>
    <w:rsid w:val="00746DDF"/>
    <w:rsid w:val="0074760B"/>
    <w:rsid w:val="007507D7"/>
    <w:rsid w:val="00751092"/>
    <w:rsid w:val="0075237D"/>
    <w:rsid w:val="00752739"/>
    <w:rsid w:val="00752F9E"/>
    <w:rsid w:val="0075326D"/>
    <w:rsid w:val="0075379D"/>
    <w:rsid w:val="0075387D"/>
    <w:rsid w:val="00754268"/>
    <w:rsid w:val="007542C4"/>
    <w:rsid w:val="00754505"/>
    <w:rsid w:val="00754761"/>
    <w:rsid w:val="007555DD"/>
    <w:rsid w:val="00755727"/>
    <w:rsid w:val="00755BC5"/>
    <w:rsid w:val="0075680D"/>
    <w:rsid w:val="00756DEE"/>
    <w:rsid w:val="0075788B"/>
    <w:rsid w:val="007608C0"/>
    <w:rsid w:val="00761756"/>
    <w:rsid w:val="00761A23"/>
    <w:rsid w:val="00761B74"/>
    <w:rsid w:val="00762035"/>
    <w:rsid w:val="00762261"/>
    <w:rsid w:val="007622DE"/>
    <w:rsid w:val="007627B3"/>
    <w:rsid w:val="007638F0"/>
    <w:rsid w:val="00763AB9"/>
    <w:rsid w:val="00764ABA"/>
    <w:rsid w:val="00765308"/>
    <w:rsid w:val="00765C5B"/>
    <w:rsid w:val="00766A5F"/>
    <w:rsid w:val="00766E6E"/>
    <w:rsid w:val="007675E6"/>
    <w:rsid w:val="0077067F"/>
    <w:rsid w:val="0077096E"/>
    <w:rsid w:val="00770D2A"/>
    <w:rsid w:val="00771658"/>
    <w:rsid w:val="0077241F"/>
    <w:rsid w:val="00772E51"/>
    <w:rsid w:val="00773AC3"/>
    <w:rsid w:val="00773D16"/>
    <w:rsid w:val="00774E8B"/>
    <w:rsid w:val="00775045"/>
    <w:rsid w:val="00775D12"/>
    <w:rsid w:val="0077623B"/>
    <w:rsid w:val="0077625C"/>
    <w:rsid w:val="0077656D"/>
    <w:rsid w:val="007778EC"/>
    <w:rsid w:val="00777B6E"/>
    <w:rsid w:val="007817C9"/>
    <w:rsid w:val="00781F79"/>
    <w:rsid w:val="007824AF"/>
    <w:rsid w:val="00782925"/>
    <w:rsid w:val="00782FDE"/>
    <w:rsid w:val="007838A3"/>
    <w:rsid w:val="00783EC4"/>
    <w:rsid w:val="00784251"/>
    <w:rsid w:val="00784D1C"/>
    <w:rsid w:val="00785C2A"/>
    <w:rsid w:val="0078623C"/>
    <w:rsid w:val="00787264"/>
    <w:rsid w:val="0078793A"/>
    <w:rsid w:val="00787B54"/>
    <w:rsid w:val="00790A67"/>
    <w:rsid w:val="00790DD1"/>
    <w:rsid w:val="00793291"/>
    <w:rsid w:val="00793437"/>
    <w:rsid w:val="00793DF7"/>
    <w:rsid w:val="00794D63"/>
    <w:rsid w:val="00796991"/>
    <w:rsid w:val="007A02C7"/>
    <w:rsid w:val="007A0FA9"/>
    <w:rsid w:val="007A1B10"/>
    <w:rsid w:val="007A1FDE"/>
    <w:rsid w:val="007A225B"/>
    <w:rsid w:val="007A265E"/>
    <w:rsid w:val="007A38A6"/>
    <w:rsid w:val="007A3A1D"/>
    <w:rsid w:val="007A3C46"/>
    <w:rsid w:val="007A3DAF"/>
    <w:rsid w:val="007A3F13"/>
    <w:rsid w:val="007A548B"/>
    <w:rsid w:val="007A59C8"/>
    <w:rsid w:val="007A5F24"/>
    <w:rsid w:val="007A7260"/>
    <w:rsid w:val="007A7D98"/>
    <w:rsid w:val="007A7EA5"/>
    <w:rsid w:val="007B1DCE"/>
    <w:rsid w:val="007B1DF0"/>
    <w:rsid w:val="007B2AD6"/>
    <w:rsid w:val="007B2B68"/>
    <w:rsid w:val="007B2BB8"/>
    <w:rsid w:val="007B2C2B"/>
    <w:rsid w:val="007B2CC9"/>
    <w:rsid w:val="007B3693"/>
    <w:rsid w:val="007B3B0E"/>
    <w:rsid w:val="007B50E3"/>
    <w:rsid w:val="007B55D9"/>
    <w:rsid w:val="007B5B74"/>
    <w:rsid w:val="007B5B75"/>
    <w:rsid w:val="007B6153"/>
    <w:rsid w:val="007C0802"/>
    <w:rsid w:val="007C174F"/>
    <w:rsid w:val="007C1B94"/>
    <w:rsid w:val="007C249B"/>
    <w:rsid w:val="007C265B"/>
    <w:rsid w:val="007C2AFF"/>
    <w:rsid w:val="007C3E3A"/>
    <w:rsid w:val="007C4815"/>
    <w:rsid w:val="007C4BE6"/>
    <w:rsid w:val="007C5794"/>
    <w:rsid w:val="007C5EBD"/>
    <w:rsid w:val="007C68F4"/>
    <w:rsid w:val="007C6D0D"/>
    <w:rsid w:val="007D0078"/>
    <w:rsid w:val="007D0689"/>
    <w:rsid w:val="007D146D"/>
    <w:rsid w:val="007D1880"/>
    <w:rsid w:val="007D1C17"/>
    <w:rsid w:val="007D1C34"/>
    <w:rsid w:val="007D29C1"/>
    <w:rsid w:val="007D2E47"/>
    <w:rsid w:val="007D3D75"/>
    <w:rsid w:val="007D3DF9"/>
    <w:rsid w:val="007D3F46"/>
    <w:rsid w:val="007D4134"/>
    <w:rsid w:val="007D4363"/>
    <w:rsid w:val="007D46CE"/>
    <w:rsid w:val="007D475E"/>
    <w:rsid w:val="007D4804"/>
    <w:rsid w:val="007D4843"/>
    <w:rsid w:val="007D60B5"/>
    <w:rsid w:val="007D7BBA"/>
    <w:rsid w:val="007D7C06"/>
    <w:rsid w:val="007E0339"/>
    <w:rsid w:val="007E071D"/>
    <w:rsid w:val="007E1477"/>
    <w:rsid w:val="007E15D3"/>
    <w:rsid w:val="007E1A60"/>
    <w:rsid w:val="007E1BB0"/>
    <w:rsid w:val="007E222B"/>
    <w:rsid w:val="007E3FC5"/>
    <w:rsid w:val="007E44B4"/>
    <w:rsid w:val="007E4D3D"/>
    <w:rsid w:val="007E4D8F"/>
    <w:rsid w:val="007E5819"/>
    <w:rsid w:val="007E5D74"/>
    <w:rsid w:val="007E6AE3"/>
    <w:rsid w:val="007E6F18"/>
    <w:rsid w:val="007E7013"/>
    <w:rsid w:val="007E7354"/>
    <w:rsid w:val="007E76B0"/>
    <w:rsid w:val="007E78C1"/>
    <w:rsid w:val="007E7A58"/>
    <w:rsid w:val="007E7F1D"/>
    <w:rsid w:val="007E7FF9"/>
    <w:rsid w:val="007F0CEF"/>
    <w:rsid w:val="007F1CBF"/>
    <w:rsid w:val="007F240A"/>
    <w:rsid w:val="007F2F6E"/>
    <w:rsid w:val="007F3089"/>
    <w:rsid w:val="007F4C65"/>
    <w:rsid w:val="007F4FB9"/>
    <w:rsid w:val="007F667E"/>
    <w:rsid w:val="007F67A3"/>
    <w:rsid w:val="007F693D"/>
    <w:rsid w:val="007F72D3"/>
    <w:rsid w:val="007F7AD3"/>
    <w:rsid w:val="00800501"/>
    <w:rsid w:val="008009B5"/>
    <w:rsid w:val="00800FF7"/>
    <w:rsid w:val="0080113D"/>
    <w:rsid w:val="00801414"/>
    <w:rsid w:val="00801BD6"/>
    <w:rsid w:val="00802D42"/>
    <w:rsid w:val="008037BA"/>
    <w:rsid w:val="008038C7"/>
    <w:rsid w:val="00804292"/>
    <w:rsid w:val="00804BD0"/>
    <w:rsid w:val="00804C4D"/>
    <w:rsid w:val="008059AA"/>
    <w:rsid w:val="00806655"/>
    <w:rsid w:val="00806CE5"/>
    <w:rsid w:val="00806F47"/>
    <w:rsid w:val="00806F57"/>
    <w:rsid w:val="00807572"/>
    <w:rsid w:val="008076E1"/>
    <w:rsid w:val="00807D09"/>
    <w:rsid w:val="00807FE7"/>
    <w:rsid w:val="008126CB"/>
    <w:rsid w:val="0081280A"/>
    <w:rsid w:val="00812BE1"/>
    <w:rsid w:val="00813333"/>
    <w:rsid w:val="00814011"/>
    <w:rsid w:val="008148CC"/>
    <w:rsid w:val="00814D44"/>
    <w:rsid w:val="00815F76"/>
    <w:rsid w:val="00816E25"/>
    <w:rsid w:val="00816FAA"/>
    <w:rsid w:val="008175D9"/>
    <w:rsid w:val="008201F3"/>
    <w:rsid w:val="0082141D"/>
    <w:rsid w:val="00822AE6"/>
    <w:rsid w:val="008233AE"/>
    <w:rsid w:val="008239FB"/>
    <w:rsid w:val="00823E7A"/>
    <w:rsid w:val="00824C29"/>
    <w:rsid w:val="00825E4A"/>
    <w:rsid w:val="00826624"/>
    <w:rsid w:val="0082675D"/>
    <w:rsid w:val="00826A6F"/>
    <w:rsid w:val="00827388"/>
    <w:rsid w:val="00827483"/>
    <w:rsid w:val="008300CB"/>
    <w:rsid w:val="0083053E"/>
    <w:rsid w:val="0083091C"/>
    <w:rsid w:val="00830CA1"/>
    <w:rsid w:val="00832705"/>
    <w:rsid w:val="00832BCB"/>
    <w:rsid w:val="008339E9"/>
    <w:rsid w:val="0083446C"/>
    <w:rsid w:val="00834845"/>
    <w:rsid w:val="00835E3E"/>
    <w:rsid w:val="00836D1A"/>
    <w:rsid w:val="00836E3C"/>
    <w:rsid w:val="00837234"/>
    <w:rsid w:val="00837AB6"/>
    <w:rsid w:val="00837E78"/>
    <w:rsid w:val="00840EAB"/>
    <w:rsid w:val="0084170D"/>
    <w:rsid w:val="00841C69"/>
    <w:rsid w:val="00842007"/>
    <w:rsid w:val="0084256E"/>
    <w:rsid w:val="008426F2"/>
    <w:rsid w:val="00842916"/>
    <w:rsid w:val="00842F4F"/>
    <w:rsid w:val="00843453"/>
    <w:rsid w:val="00843BF4"/>
    <w:rsid w:val="008440A6"/>
    <w:rsid w:val="00845F2E"/>
    <w:rsid w:val="008474F4"/>
    <w:rsid w:val="0084753A"/>
    <w:rsid w:val="00847CA8"/>
    <w:rsid w:val="00851473"/>
    <w:rsid w:val="008514C9"/>
    <w:rsid w:val="00851DF1"/>
    <w:rsid w:val="00852323"/>
    <w:rsid w:val="00852F70"/>
    <w:rsid w:val="00853503"/>
    <w:rsid w:val="00853860"/>
    <w:rsid w:val="008542BC"/>
    <w:rsid w:val="00854BDA"/>
    <w:rsid w:val="00855B56"/>
    <w:rsid w:val="00855C98"/>
    <w:rsid w:val="00855DB0"/>
    <w:rsid w:val="00856169"/>
    <w:rsid w:val="00857008"/>
    <w:rsid w:val="00857345"/>
    <w:rsid w:val="008605F3"/>
    <w:rsid w:val="00860A65"/>
    <w:rsid w:val="00860E24"/>
    <w:rsid w:val="00860E99"/>
    <w:rsid w:val="008611E5"/>
    <w:rsid w:val="008612DF"/>
    <w:rsid w:val="00861478"/>
    <w:rsid w:val="00861577"/>
    <w:rsid w:val="008615E8"/>
    <w:rsid w:val="0086225F"/>
    <w:rsid w:val="00862B51"/>
    <w:rsid w:val="00862FC0"/>
    <w:rsid w:val="008638D0"/>
    <w:rsid w:val="00863EA8"/>
    <w:rsid w:val="008641D5"/>
    <w:rsid w:val="00864A20"/>
    <w:rsid w:val="0086527E"/>
    <w:rsid w:val="00865590"/>
    <w:rsid w:val="008655E2"/>
    <w:rsid w:val="00865D8E"/>
    <w:rsid w:val="0086609D"/>
    <w:rsid w:val="008663B0"/>
    <w:rsid w:val="00867562"/>
    <w:rsid w:val="00870997"/>
    <w:rsid w:val="00873FA5"/>
    <w:rsid w:val="008749AA"/>
    <w:rsid w:val="00874C63"/>
    <w:rsid w:val="00874FCE"/>
    <w:rsid w:val="00875511"/>
    <w:rsid w:val="00875580"/>
    <w:rsid w:val="0087644D"/>
    <w:rsid w:val="0087652C"/>
    <w:rsid w:val="0087681E"/>
    <w:rsid w:val="008768DB"/>
    <w:rsid w:val="00877300"/>
    <w:rsid w:val="00877377"/>
    <w:rsid w:val="00877B22"/>
    <w:rsid w:val="00880200"/>
    <w:rsid w:val="00880278"/>
    <w:rsid w:val="00880E27"/>
    <w:rsid w:val="00880EF0"/>
    <w:rsid w:val="00881A11"/>
    <w:rsid w:val="00881C25"/>
    <w:rsid w:val="00882278"/>
    <w:rsid w:val="008822BE"/>
    <w:rsid w:val="00883007"/>
    <w:rsid w:val="00884841"/>
    <w:rsid w:val="00884C7A"/>
    <w:rsid w:val="008852F0"/>
    <w:rsid w:val="008857FE"/>
    <w:rsid w:val="0089008C"/>
    <w:rsid w:val="008922E4"/>
    <w:rsid w:val="00892561"/>
    <w:rsid w:val="0089257A"/>
    <w:rsid w:val="008926E0"/>
    <w:rsid w:val="00892E56"/>
    <w:rsid w:val="0089331F"/>
    <w:rsid w:val="008934FB"/>
    <w:rsid w:val="008940FD"/>
    <w:rsid w:val="008946FD"/>
    <w:rsid w:val="00894A60"/>
    <w:rsid w:val="00894C8E"/>
    <w:rsid w:val="008951DD"/>
    <w:rsid w:val="00895313"/>
    <w:rsid w:val="00895491"/>
    <w:rsid w:val="00895A41"/>
    <w:rsid w:val="00895F60"/>
    <w:rsid w:val="008963F5"/>
    <w:rsid w:val="00896578"/>
    <w:rsid w:val="00896971"/>
    <w:rsid w:val="008973BE"/>
    <w:rsid w:val="008A09F9"/>
    <w:rsid w:val="008A0C25"/>
    <w:rsid w:val="008A2304"/>
    <w:rsid w:val="008A2BC5"/>
    <w:rsid w:val="008A33C8"/>
    <w:rsid w:val="008A4B88"/>
    <w:rsid w:val="008A5228"/>
    <w:rsid w:val="008A5277"/>
    <w:rsid w:val="008B01DE"/>
    <w:rsid w:val="008B0923"/>
    <w:rsid w:val="008B0C00"/>
    <w:rsid w:val="008B0D34"/>
    <w:rsid w:val="008B1007"/>
    <w:rsid w:val="008B1172"/>
    <w:rsid w:val="008B1364"/>
    <w:rsid w:val="008B1F4E"/>
    <w:rsid w:val="008B264C"/>
    <w:rsid w:val="008B281A"/>
    <w:rsid w:val="008B2CE6"/>
    <w:rsid w:val="008B2F90"/>
    <w:rsid w:val="008B3252"/>
    <w:rsid w:val="008B3710"/>
    <w:rsid w:val="008B3727"/>
    <w:rsid w:val="008B382D"/>
    <w:rsid w:val="008B385F"/>
    <w:rsid w:val="008B3D07"/>
    <w:rsid w:val="008B4B86"/>
    <w:rsid w:val="008B4BE7"/>
    <w:rsid w:val="008B4BED"/>
    <w:rsid w:val="008B5717"/>
    <w:rsid w:val="008B5A1F"/>
    <w:rsid w:val="008B5A7F"/>
    <w:rsid w:val="008B6223"/>
    <w:rsid w:val="008B63C3"/>
    <w:rsid w:val="008C025F"/>
    <w:rsid w:val="008C0798"/>
    <w:rsid w:val="008C0A70"/>
    <w:rsid w:val="008C0D8D"/>
    <w:rsid w:val="008C0E3F"/>
    <w:rsid w:val="008C14F8"/>
    <w:rsid w:val="008C2950"/>
    <w:rsid w:val="008C31B7"/>
    <w:rsid w:val="008C3576"/>
    <w:rsid w:val="008C38D4"/>
    <w:rsid w:val="008C3F31"/>
    <w:rsid w:val="008C3F37"/>
    <w:rsid w:val="008C40C0"/>
    <w:rsid w:val="008C4108"/>
    <w:rsid w:val="008C4C15"/>
    <w:rsid w:val="008C4DF1"/>
    <w:rsid w:val="008C5BBB"/>
    <w:rsid w:val="008C5FDA"/>
    <w:rsid w:val="008C61A6"/>
    <w:rsid w:val="008C6954"/>
    <w:rsid w:val="008C7DF5"/>
    <w:rsid w:val="008D00F7"/>
    <w:rsid w:val="008D1294"/>
    <w:rsid w:val="008D19DB"/>
    <w:rsid w:val="008D1D60"/>
    <w:rsid w:val="008D216A"/>
    <w:rsid w:val="008D2C0E"/>
    <w:rsid w:val="008D3B1B"/>
    <w:rsid w:val="008D4505"/>
    <w:rsid w:val="008D56D7"/>
    <w:rsid w:val="008D5FC7"/>
    <w:rsid w:val="008D6B75"/>
    <w:rsid w:val="008D753A"/>
    <w:rsid w:val="008D787B"/>
    <w:rsid w:val="008E007A"/>
    <w:rsid w:val="008E0687"/>
    <w:rsid w:val="008E0C6A"/>
    <w:rsid w:val="008E0D0E"/>
    <w:rsid w:val="008E0DEC"/>
    <w:rsid w:val="008E1B99"/>
    <w:rsid w:val="008E1CE1"/>
    <w:rsid w:val="008E209E"/>
    <w:rsid w:val="008E2633"/>
    <w:rsid w:val="008E27E0"/>
    <w:rsid w:val="008E2808"/>
    <w:rsid w:val="008E3106"/>
    <w:rsid w:val="008E3754"/>
    <w:rsid w:val="008E39F4"/>
    <w:rsid w:val="008E46F9"/>
    <w:rsid w:val="008E46FE"/>
    <w:rsid w:val="008E48F7"/>
    <w:rsid w:val="008E520F"/>
    <w:rsid w:val="008E60C6"/>
    <w:rsid w:val="008E629B"/>
    <w:rsid w:val="008E759F"/>
    <w:rsid w:val="008F0758"/>
    <w:rsid w:val="008F1699"/>
    <w:rsid w:val="008F1F16"/>
    <w:rsid w:val="008F286B"/>
    <w:rsid w:val="008F294B"/>
    <w:rsid w:val="008F2A31"/>
    <w:rsid w:val="008F2D4D"/>
    <w:rsid w:val="008F4734"/>
    <w:rsid w:val="008F55A8"/>
    <w:rsid w:val="008F5E92"/>
    <w:rsid w:val="008F6E0B"/>
    <w:rsid w:val="008F7394"/>
    <w:rsid w:val="008F78A2"/>
    <w:rsid w:val="008F7E0C"/>
    <w:rsid w:val="00900122"/>
    <w:rsid w:val="0090053C"/>
    <w:rsid w:val="00900630"/>
    <w:rsid w:val="009012CA"/>
    <w:rsid w:val="00901469"/>
    <w:rsid w:val="0090251C"/>
    <w:rsid w:val="0090266A"/>
    <w:rsid w:val="009036D8"/>
    <w:rsid w:val="00903E19"/>
    <w:rsid w:val="009047F6"/>
    <w:rsid w:val="009067D4"/>
    <w:rsid w:val="00906D72"/>
    <w:rsid w:val="00906FDB"/>
    <w:rsid w:val="0090765B"/>
    <w:rsid w:val="009079C0"/>
    <w:rsid w:val="009108E2"/>
    <w:rsid w:val="00910A32"/>
    <w:rsid w:val="00911097"/>
    <w:rsid w:val="009115F8"/>
    <w:rsid w:val="00911C84"/>
    <w:rsid w:val="00911D18"/>
    <w:rsid w:val="00913098"/>
    <w:rsid w:val="00913660"/>
    <w:rsid w:val="0091389E"/>
    <w:rsid w:val="00913EBA"/>
    <w:rsid w:val="0091636B"/>
    <w:rsid w:val="00916899"/>
    <w:rsid w:val="009169AC"/>
    <w:rsid w:val="009174CA"/>
    <w:rsid w:val="009209A7"/>
    <w:rsid w:val="009213E6"/>
    <w:rsid w:val="00921536"/>
    <w:rsid w:val="00921B2B"/>
    <w:rsid w:val="009232E9"/>
    <w:rsid w:val="00924CFB"/>
    <w:rsid w:val="00924DD1"/>
    <w:rsid w:val="00924F3A"/>
    <w:rsid w:val="0092563D"/>
    <w:rsid w:val="00925D55"/>
    <w:rsid w:val="00925DD7"/>
    <w:rsid w:val="00926752"/>
    <w:rsid w:val="009270C9"/>
    <w:rsid w:val="00927A40"/>
    <w:rsid w:val="00927B8F"/>
    <w:rsid w:val="00930218"/>
    <w:rsid w:val="009308EE"/>
    <w:rsid w:val="009316AF"/>
    <w:rsid w:val="00931890"/>
    <w:rsid w:val="00931935"/>
    <w:rsid w:val="009326AE"/>
    <w:rsid w:val="00933E80"/>
    <w:rsid w:val="00933F81"/>
    <w:rsid w:val="00935F63"/>
    <w:rsid w:val="00936250"/>
    <w:rsid w:val="009366AB"/>
    <w:rsid w:val="00936918"/>
    <w:rsid w:val="00936FAE"/>
    <w:rsid w:val="00937015"/>
    <w:rsid w:val="00937970"/>
    <w:rsid w:val="00937FCD"/>
    <w:rsid w:val="00937FED"/>
    <w:rsid w:val="00940B63"/>
    <w:rsid w:val="00941152"/>
    <w:rsid w:val="009421BA"/>
    <w:rsid w:val="009423DE"/>
    <w:rsid w:val="00943088"/>
    <w:rsid w:val="00943BFC"/>
    <w:rsid w:val="00944653"/>
    <w:rsid w:val="00945115"/>
    <w:rsid w:val="009464EE"/>
    <w:rsid w:val="009466CA"/>
    <w:rsid w:val="00947069"/>
    <w:rsid w:val="0094739C"/>
    <w:rsid w:val="0094745F"/>
    <w:rsid w:val="00947FFE"/>
    <w:rsid w:val="009507B0"/>
    <w:rsid w:val="00950819"/>
    <w:rsid w:val="00950991"/>
    <w:rsid w:val="00950DF9"/>
    <w:rsid w:val="00951297"/>
    <w:rsid w:val="00951FDA"/>
    <w:rsid w:val="00952CC3"/>
    <w:rsid w:val="00953481"/>
    <w:rsid w:val="00953AB9"/>
    <w:rsid w:val="00954031"/>
    <w:rsid w:val="00955FDA"/>
    <w:rsid w:val="0095650C"/>
    <w:rsid w:val="00956A2A"/>
    <w:rsid w:val="009574C3"/>
    <w:rsid w:val="009578C1"/>
    <w:rsid w:val="0096016B"/>
    <w:rsid w:val="00960220"/>
    <w:rsid w:val="00960B5F"/>
    <w:rsid w:val="00960F74"/>
    <w:rsid w:val="009610EF"/>
    <w:rsid w:val="0096155C"/>
    <w:rsid w:val="00961B9E"/>
    <w:rsid w:val="00961BB5"/>
    <w:rsid w:val="009623D6"/>
    <w:rsid w:val="00963282"/>
    <w:rsid w:val="00964B86"/>
    <w:rsid w:val="0096508D"/>
    <w:rsid w:val="00966150"/>
    <w:rsid w:val="00966B20"/>
    <w:rsid w:val="009677C8"/>
    <w:rsid w:val="00970590"/>
    <w:rsid w:val="00970AE5"/>
    <w:rsid w:val="00971968"/>
    <w:rsid w:val="00973580"/>
    <w:rsid w:val="00973A13"/>
    <w:rsid w:val="009743A8"/>
    <w:rsid w:val="009746F1"/>
    <w:rsid w:val="00974795"/>
    <w:rsid w:val="009753BF"/>
    <w:rsid w:val="00975CFC"/>
    <w:rsid w:val="0097648A"/>
    <w:rsid w:val="009764D7"/>
    <w:rsid w:val="009764D9"/>
    <w:rsid w:val="00976617"/>
    <w:rsid w:val="00976CD6"/>
    <w:rsid w:val="00976E13"/>
    <w:rsid w:val="009772E5"/>
    <w:rsid w:val="00977312"/>
    <w:rsid w:val="0097759E"/>
    <w:rsid w:val="00977C26"/>
    <w:rsid w:val="0098075E"/>
    <w:rsid w:val="009817A0"/>
    <w:rsid w:val="009817EE"/>
    <w:rsid w:val="00981A6C"/>
    <w:rsid w:val="00981CD3"/>
    <w:rsid w:val="009821FA"/>
    <w:rsid w:val="009829DF"/>
    <w:rsid w:val="00982DA7"/>
    <w:rsid w:val="00982E04"/>
    <w:rsid w:val="00983B24"/>
    <w:rsid w:val="00983F16"/>
    <w:rsid w:val="009840F2"/>
    <w:rsid w:val="00984D51"/>
    <w:rsid w:val="00985AE9"/>
    <w:rsid w:val="00985D80"/>
    <w:rsid w:val="00987D16"/>
    <w:rsid w:val="00987E35"/>
    <w:rsid w:val="009900C7"/>
    <w:rsid w:val="009901AE"/>
    <w:rsid w:val="00990CBA"/>
    <w:rsid w:val="009918D3"/>
    <w:rsid w:val="00991D99"/>
    <w:rsid w:val="00991FE7"/>
    <w:rsid w:val="00992423"/>
    <w:rsid w:val="00992EE0"/>
    <w:rsid w:val="009935E1"/>
    <w:rsid w:val="009939F9"/>
    <w:rsid w:val="00994213"/>
    <w:rsid w:val="0099446D"/>
    <w:rsid w:val="00995199"/>
    <w:rsid w:val="0099555E"/>
    <w:rsid w:val="00995637"/>
    <w:rsid w:val="00995A85"/>
    <w:rsid w:val="00996361"/>
    <w:rsid w:val="00996C8D"/>
    <w:rsid w:val="00996F08"/>
    <w:rsid w:val="009978ED"/>
    <w:rsid w:val="00997AEA"/>
    <w:rsid w:val="00997B98"/>
    <w:rsid w:val="00997E1B"/>
    <w:rsid w:val="009A11E8"/>
    <w:rsid w:val="009A155C"/>
    <w:rsid w:val="009A1A14"/>
    <w:rsid w:val="009A1B33"/>
    <w:rsid w:val="009A2482"/>
    <w:rsid w:val="009A46C1"/>
    <w:rsid w:val="009A4A57"/>
    <w:rsid w:val="009A5CD4"/>
    <w:rsid w:val="009A5CEB"/>
    <w:rsid w:val="009A60DB"/>
    <w:rsid w:val="009A6685"/>
    <w:rsid w:val="009A691A"/>
    <w:rsid w:val="009A6F7F"/>
    <w:rsid w:val="009B0B22"/>
    <w:rsid w:val="009B1A87"/>
    <w:rsid w:val="009B282A"/>
    <w:rsid w:val="009B2CDA"/>
    <w:rsid w:val="009B4674"/>
    <w:rsid w:val="009B4C76"/>
    <w:rsid w:val="009B5050"/>
    <w:rsid w:val="009B568A"/>
    <w:rsid w:val="009B5AA8"/>
    <w:rsid w:val="009B5EA1"/>
    <w:rsid w:val="009B62FD"/>
    <w:rsid w:val="009B6695"/>
    <w:rsid w:val="009B6E1F"/>
    <w:rsid w:val="009B73AD"/>
    <w:rsid w:val="009B7CB2"/>
    <w:rsid w:val="009B7E05"/>
    <w:rsid w:val="009B7E75"/>
    <w:rsid w:val="009C005C"/>
    <w:rsid w:val="009C060D"/>
    <w:rsid w:val="009C08E0"/>
    <w:rsid w:val="009C0D60"/>
    <w:rsid w:val="009C1A8A"/>
    <w:rsid w:val="009C1E32"/>
    <w:rsid w:val="009C1E88"/>
    <w:rsid w:val="009C2108"/>
    <w:rsid w:val="009C259B"/>
    <w:rsid w:val="009C2894"/>
    <w:rsid w:val="009C2E52"/>
    <w:rsid w:val="009C306C"/>
    <w:rsid w:val="009C3453"/>
    <w:rsid w:val="009C346B"/>
    <w:rsid w:val="009C39E7"/>
    <w:rsid w:val="009C4C77"/>
    <w:rsid w:val="009C537E"/>
    <w:rsid w:val="009C53D0"/>
    <w:rsid w:val="009C691D"/>
    <w:rsid w:val="009C696A"/>
    <w:rsid w:val="009C6F7A"/>
    <w:rsid w:val="009D0714"/>
    <w:rsid w:val="009D1E9F"/>
    <w:rsid w:val="009D2147"/>
    <w:rsid w:val="009D23D9"/>
    <w:rsid w:val="009D2476"/>
    <w:rsid w:val="009D2C90"/>
    <w:rsid w:val="009D3550"/>
    <w:rsid w:val="009D367A"/>
    <w:rsid w:val="009D39CE"/>
    <w:rsid w:val="009D3FBA"/>
    <w:rsid w:val="009D49AA"/>
    <w:rsid w:val="009D4F50"/>
    <w:rsid w:val="009D5D9F"/>
    <w:rsid w:val="009D5F8C"/>
    <w:rsid w:val="009D6126"/>
    <w:rsid w:val="009D6666"/>
    <w:rsid w:val="009D6738"/>
    <w:rsid w:val="009D6D2B"/>
    <w:rsid w:val="009E13D3"/>
    <w:rsid w:val="009E1669"/>
    <w:rsid w:val="009E2513"/>
    <w:rsid w:val="009E291E"/>
    <w:rsid w:val="009E4C21"/>
    <w:rsid w:val="009E5066"/>
    <w:rsid w:val="009E5F70"/>
    <w:rsid w:val="009E7108"/>
    <w:rsid w:val="009E794A"/>
    <w:rsid w:val="009E7A72"/>
    <w:rsid w:val="009E7CF3"/>
    <w:rsid w:val="009F0FBB"/>
    <w:rsid w:val="009F14F8"/>
    <w:rsid w:val="009F150F"/>
    <w:rsid w:val="009F2315"/>
    <w:rsid w:val="009F25B8"/>
    <w:rsid w:val="009F411F"/>
    <w:rsid w:val="009F44C8"/>
    <w:rsid w:val="009F4CA5"/>
    <w:rsid w:val="009F579E"/>
    <w:rsid w:val="009F57EE"/>
    <w:rsid w:val="009F5EE8"/>
    <w:rsid w:val="009F64E2"/>
    <w:rsid w:val="009F69AC"/>
    <w:rsid w:val="009F6B16"/>
    <w:rsid w:val="009F6FD5"/>
    <w:rsid w:val="009F7BC6"/>
    <w:rsid w:val="00A00029"/>
    <w:rsid w:val="00A00831"/>
    <w:rsid w:val="00A00AA8"/>
    <w:rsid w:val="00A00D8D"/>
    <w:rsid w:val="00A01E90"/>
    <w:rsid w:val="00A027AE"/>
    <w:rsid w:val="00A03977"/>
    <w:rsid w:val="00A0454F"/>
    <w:rsid w:val="00A0559F"/>
    <w:rsid w:val="00A055E2"/>
    <w:rsid w:val="00A05B4B"/>
    <w:rsid w:val="00A0613F"/>
    <w:rsid w:val="00A066A2"/>
    <w:rsid w:val="00A068DB"/>
    <w:rsid w:val="00A06B45"/>
    <w:rsid w:val="00A07BC3"/>
    <w:rsid w:val="00A07D05"/>
    <w:rsid w:val="00A10683"/>
    <w:rsid w:val="00A109DD"/>
    <w:rsid w:val="00A10D06"/>
    <w:rsid w:val="00A11CC0"/>
    <w:rsid w:val="00A11DF1"/>
    <w:rsid w:val="00A1273F"/>
    <w:rsid w:val="00A13028"/>
    <w:rsid w:val="00A1370B"/>
    <w:rsid w:val="00A1595E"/>
    <w:rsid w:val="00A15DDA"/>
    <w:rsid w:val="00A16210"/>
    <w:rsid w:val="00A164BB"/>
    <w:rsid w:val="00A16A8F"/>
    <w:rsid w:val="00A203C0"/>
    <w:rsid w:val="00A21F7F"/>
    <w:rsid w:val="00A22D24"/>
    <w:rsid w:val="00A23141"/>
    <w:rsid w:val="00A238CE"/>
    <w:rsid w:val="00A24D06"/>
    <w:rsid w:val="00A24E71"/>
    <w:rsid w:val="00A25678"/>
    <w:rsid w:val="00A2608B"/>
    <w:rsid w:val="00A26285"/>
    <w:rsid w:val="00A265BF"/>
    <w:rsid w:val="00A27294"/>
    <w:rsid w:val="00A27C94"/>
    <w:rsid w:val="00A27D3A"/>
    <w:rsid w:val="00A27F31"/>
    <w:rsid w:val="00A3033A"/>
    <w:rsid w:val="00A30C7D"/>
    <w:rsid w:val="00A30E35"/>
    <w:rsid w:val="00A3105D"/>
    <w:rsid w:val="00A3170C"/>
    <w:rsid w:val="00A3176A"/>
    <w:rsid w:val="00A31C95"/>
    <w:rsid w:val="00A32400"/>
    <w:rsid w:val="00A3250F"/>
    <w:rsid w:val="00A32C9A"/>
    <w:rsid w:val="00A32E85"/>
    <w:rsid w:val="00A33CF5"/>
    <w:rsid w:val="00A3477C"/>
    <w:rsid w:val="00A36627"/>
    <w:rsid w:val="00A37EB7"/>
    <w:rsid w:val="00A40A92"/>
    <w:rsid w:val="00A40AE5"/>
    <w:rsid w:val="00A412C4"/>
    <w:rsid w:val="00A41B2E"/>
    <w:rsid w:val="00A42D59"/>
    <w:rsid w:val="00A4323F"/>
    <w:rsid w:val="00A436F1"/>
    <w:rsid w:val="00A43CA4"/>
    <w:rsid w:val="00A43D38"/>
    <w:rsid w:val="00A44953"/>
    <w:rsid w:val="00A44C9A"/>
    <w:rsid w:val="00A4588D"/>
    <w:rsid w:val="00A45CEC"/>
    <w:rsid w:val="00A45E3E"/>
    <w:rsid w:val="00A46821"/>
    <w:rsid w:val="00A46C4B"/>
    <w:rsid w:val="00A46FAD"/>
    <w:rsid w:val="00A47687"/>
    <w:rsid w:val="00A47F7F"/>
    <w:rsid w:val="00A50489"/>
    <w:rsid w:val="00A50B74"/>
    <w:rsid w:val="00A50D10"/>
    <w:rsid w:val="00A50E8C"/>
    <w:rsid w:val="00A511DB"/>
    <w:rsid w:val="00A517B3"/>
    <w:rsid w:val="00A52070"/>
    <w:rsid w:val="00A52536"/>
    <w:rsid w:val="00A53981"/>
    <w:rsid w:val="00A53C34"/>
    <w:rsid w:val="00A53E22"/>
    <w:rsid w:val="00A54E3F"/>
    <w:rsid w:val="00A57359"/>
    <w:rsid w:val="00A57554"/>
    <w:rsid w:val="00A57B78"/>
    <w:rsid w:val="00A60106"/>
    <w:rsid w:val="00A601F4"/>
    <w:rsid w:val="00A60559"/>
    <w:rsid w:val="00A60DA4"/>
    <w:rsid w:val="00A60E77"/>
    <w:rsid w:val="00A621A0"/>
    <w:rsid w:val="00A622E1"/>
    <w:rsid w:val="00A62CBC"/>
    <w:rsid w:val="00A63EC8"/>
    <w:rsid w:val="00A648FA"/>
    <w:rsid w:val="00A649D7"/>
    <w:rsid w:val="00A653A7"/>
    <w:rsid w:val="00A6578B"/>
    <w:rsid w:val="00A663E8"/>
    <w:rsid w:val="00A66421"/>
    <w:rsid w:val="00A66BFC"/>
    <w:rsid w:val="00A66C1F"/>
    <w:rsid w:val="00A67766"/>
    <w:rsid w:val="00A67A13"/>
    <w:rsid w:val="00A70763"/>
    <w:rsid w:val="00A71F01"/>
    <w:rsid w:val="00A72149"/>
    <w:rsid w:val="00A7253B"/>
    <w:rsid w:val="00A73412"/>
    <w:rsid w:val="00A7372F"/>
    <w:rsid w:val="00A73A2B"/>
    <w:rsid w:val="00A73CC9"/>
    <w:rsid w:val="00A759B2"/>
    <w:rsid w:val="00A759EC"/>
    <w:rsid w:val="00A76483"/>
    <w:rsid w:val="00A76A03"/>
    <w:rsid w:val="00A76EAA"/>
    <w:rsid w:val="00A7710F"/>
    <w:rsid w:val="00A81456"/>
    <w:rsid w:val="00A81EAD"/>
    <w:rsid w:val="00A81F00"/>
    <w:rsid w:val="00A82422"/>
    <w:rsid w:val="00A828CE"/>
    <w:rsid w:val="00A82A83"/>
    <w:rsid w:val="00A83A60"/>
    <w:rsid w:val="00A83A86"/>
    <w:rsid w:val="00A85208"/>
    <w:rsid w:val="00A86BAC"/>
    <w:rsid w:val="00A86EE0"/>
    <w:rsid w:val="00A8768D"/>
    <w:rsid w:val="00A910CF"/>
    <w:rsid w:val="00A918E6"/>
    <w:rsid w:val="00A91D48"/>
    <w:rsid w:val="00A91D7C"/>
    <w:rsid w:val="00A92B76"/>
    <w:rsid w:val="00A9393A"/>
    <w:rsid w:val="00A93AE3"/>
    <w:rsid w:val="00A93B97"/>
    <w:rsid w:val="00A93F24"/>
    <w:rsid w:val="00A94877"/>
    <w:rsid w:val="00A94EFD"/>
    <w:rsid w:val="00A95926"/>
    <w:rsid w:val="00A959BB"/>
    <w:rsid w:val="00A95D36"/>
    <w:rsid w:val="00A96003"/>
    <w:rsid w:val="00A96288"/>
    <w:rsid w:val="00A967E6"/>
    <w:rsid w:val="00A978CC"/>
    <w:rsid w:val="00A9793F"/>
    <w:rsid w:val="00AA04E5"/>
    <w:rsid w:val="00AA1455"/>
    <w:rsid w:val="00AA1C67"/>
    <w:rsid w:val="00AA1DDA"/>
    <w:rsid w:val="00AA2476"/>
    <w:rsid w:val="00AA30C2"/>
    <w:rsid w:val="00AA3887"/>
    <w:rsid w:val="00AA427D"/>
    <w:rsid w:val="00AA4522"/>
    <w:rsid w:val="00AA4580"/>
    <w:rsid w:val="00AA4B03"/>
    <w:rsid w:val="00AA5184"/>
    <w:rsid w:val="00AA52F3"/>
    <w:rsid w:val="00AA5BF0"/>
    <w:rsid w:val="00AA5FDE"/>
    <w:rsid w:val="00AA7076"/>
    <w:rsid w:val="00AB0051"/>
    <w:rsid w:val="00AB0110"/>
    <w:rsid w:val="00AB0BCE"/>
    <w:rsid w:val="00AB0BEC"/>
    <w:rsid w:val="00AB0F87"/>
    <w:rsid w:val="00AB153D"/>
    <w:rsid w:val="00AB1ACF"/>
    <w:rsid w:val="00AB4A57"/>
    <w:rsid w:val="00AB4FEA"/>
    <w:rsid w:val="00AB55DF"/>
    <w:rsid w:val="00AB5ADC"/>
    <w:rsid w:val="00AB5D9F"/>
    <w:rsid w:val="00AB5F4A"/>
    <w:rsid w:val="00AB6FD0"/>
    <w:rsid w:val="00AB7A9E"/>
    <w:rsid w:val="00AC0149"/>
    <w:rsid w:val="00AC064F"/>
    <w:rsid w:val="00AC09BB"/>
    <w:rsid w:val="00AC0FB1"/>
    <w:rsid w:val="00AC2227"/>
    <w:rsid w:val="00AC269F"/>
    <w:rsid w:val="00AC2CA0"/>
    <w:rsid w:val="00AC4157"/>
    <w:rsid w:val="00AC4E89"/>
    <w:rsid w:val="00AC4FC7"/>
    <w:rsid w:val="00AC5063"/>
    <w:rsid w:val="00AC5271"/>
    <w:rsid w:val="00AC5FFB"/>
    <w:rsid w:val="00AC618C"/>
    <w:rsid w:val="00AC6E91"/>
    <w:rsid w:val="00AC7654"/>
    <w:rsid w:val="00AC7FC2"/>
    <w:rsid w:val="00AD01DD"/>
    <w:rsid w:val="00AD1744"/>
    <w:rsid w:val="00AD1A99"/>
    <w:rsid w:val="00AD1F63"/>
    <w:rsid w:val="00AD2148"/>
    <w:rsid w:val="00AD2318"/>
    <w:rsid w:val="00AD3244"/>
    <w:rsid w:val="00AD40F1"/>
    <w:rsid w:val="00AD46AC"/>
    <w:rsid w:val="00AD4F16"/>
    <w:rsid w:val="00AD5116"/>
    <w:rsid w:val="00AD5E31"/>
    <w:rsid w:val="00AD694C"/>
    <w:rsid w:val="00AD7073"/>
    <w:rsid w:val="00AD7120"/>
    <w:rsid w:val="00AD74A2"/>
    <w:rsid w:val="00AD7CA0"/>
    <w:rsid w:val="00AE00E7"/>
    <w:rsid w:val="00AE08F7"/>
    <w:rsid w:val="00AE18A7"/>
    <w:rsid w:val="00AE1EAF"/>
    <w:rsid w:val="00AE1EC6"/>
    <w:rsid w:val="00AE330C"/>
    <w:rsid w:val="00AE3D3D"/>
    <w:rsid w:val="00AE4E87"/>
    <w:rsid w:val="00AE5245"/>
    <w:rsid w:val="00AE6344"/>
    <w:rsid w:val="00AE6A47"/>
    <w:rsid w:val="00AE7850"/>
    <w:rsid w:val="00AF0548"/>
    <w:rsid w:val="00AF0F04"/>
    <w:rsid w:val="00AF1683"/>
    <w:rsid w:val="00AF22A5"/>
    <w:rsid w:val="00AF2386"/>
    <w:rsid w:val="00AF26CB"/>
    <w:rsid w:val="00AF3309"/>
    <w:rsid w:val="00AF3D0F"/>
    <w:rsid w:val="00AF3F5E"/>
    <w:rsid w:val="00AF4397"/>
    <w:rsid w:val="00AF5B9F"/>
    <w:rsid w:val="00AF602C"/>
    <w:rsid w:val="00AF67F2"/>
    <w:rsid w:val="00AF6CAF"/>
    <w:rsid w:val="00AF6EDB"/>
    <w:rsid w:val="00AF74A3"/>
    <w:rsid w:val="00B007E2"/>
    <w:rsid w:val="00B00864"/>
    <w:rsid w:val="00B00F1B"/>
    <w:rsid w:val="00B02BD9"/>
    <w:rsid w:val="00B02C6A"/>
    <w:rsid w:val="00B038E7"/>
    <w:rsid w:val="00B05510"/>
    <w:rsid w:val="00B0659A"/>
    <w:rsid w:val="00B07293"/>
    <w:rsid w:val="00B1055E"/>
    <w:rsid w:val="00B10560"/>
    <w:rsid w:val="00B11B10"/>
    <w:rsid w:val="00B11D3A"/>
    <w:rsid w:val="00B120A8"/>
    <w:rsid w:val="00B12D84"/>
    <w:rsid w:val="00B1339F"/>
    <w:rsid w:val="00B1359B"/>
    <w:rsid w:val="00B1376B"/>
    <w:rsid w:val="00B139F8"/>
    <w:rsid w:val="00B14015"/>
    <w:rsid w:val="00B1415C"/>
    <w:rsid w:val="00B15CB7"/>
    <w:rsid w:val="00B16586"/>
    <w:rsid w:val="00B17328"/>
    <w:rsid w:val="00B17982"/>
    <w:rsid w:val="00B20392"/>
    <w:rsid w:val="00B205CD"/>
    <w:rsid w:val="00B20A52"/>
    <w:rsid w:val="00B20AA2"/>
    <w:rsid w:val="00B22433"/>
    <w:rsid w:val="00B22ABC"/>
    <w:rsid w:val="00B23480"/>
    <w:rsid w:val="00B23A5A"/>
    <w:rsid w:val="00B23AD9"/>
    <w:rsid w:val="00B23D73"/>
    <w:rsid w:val="00B2521B"/>
    <w:rsid w:val="00B2524C"/>
    <w:rsid w:val="00B252B4"/>
    <w:rsid w:val="00B25BB2"/>
    <w:rsid w:val="00B264A3"/>
    <w:rsid w:val="00B26686"/>
    <w:rsid w:val="00B26CAC"/>
    <w:rsid w:val="00B26E71"/>
    <w:rsid w:val="00B276D7"/>
    <w:rsid w:val="00B27CCB"/>
    <w:rsid w:val="00B30256"/>
    <w:rsid w:val="00B304C7"/>
    <w:rsid w:val="00B30B17"/>
    <w:rsid w:val="00B30FB8"/>
    <w:rsid w:val="00B312C7"/>
    <w:rsid w:val="00B3167F"/>
    <w:rsid w:val="00B31E03"/>
    <w:rsid w:val="00B32100"/>
    <w:rsid w:val="00B32646"/>
    <w:rsid w:val="00B32AB3"/>
    <w:rsid w:val="00B33053"/>
    <w:rsid w:val="00B330EC"/>
    <w:rsid w:val="00B339D4"/>
    <w:rsid w:val="00B34A89"/>
    <w:rsid w:val="00B34F44"/>
    <w:rsid w:val="00B36CBD"/>
    <w:rsid w:val="00B36D17"/>
    <w:rsid w:val="00B371AC"/>
    <w:rsid w:val="00B37264"/>
    <w:rsid w:val="00B37370"/>
    <w:rsid w:val="00B37800"/>
    <w:rsid w:val="00B379AC"/>
    <w:rsid w:val="00B37F59"/>
    <w:rsid w:val="00B41555"/>
    <w:rsid w:val="00B436E2"/>
    <w:rsid w:val="00B43CD1"/>
    <w:rsid w:val="00B45090"/>
    <w:rsid w:val="00B455F4"/>
    <w:rsid w:val="00B4563C"/>
    <w:rsid w:val="00B46084"/>
    <w:rsid w:val="00B463AC"/>
    <w:rsid w:val="00B4647A"/>
    <w:rsid w:val="00B469D3"/>
    <w:rsid w:val="00B472E8"/>
    <w:rsid w:val="00B47AF8"/>
    <w:rsid w:val="00B50B6A"/>
    <w:rsid w:val="00B50B9E"/>
    <w:rsid w:val="00B51E45"/>
    <w:rsid w:val="00B5209C"/>
    <w:rsid w:val="00B52568"/>
    <w:rsid w:val="00B52EC0"/>
    <w:rsid w:val="00B53280"/>
    <w:rsid w:val="00B53C2C"/>
    <w:rsid w:val="00B53DE5"/>
    <w:rsid w:val="00B54081"/>
    <w:rsid w:val="00B54236"/>
    <w:rsid w:val="00B54888"/>
    <w:rsid w:val="00B55E06"/>
    <w:rsid w:val="00B5666A"/>
    <w:rsid w:val="00B5747D"/>
    <w:rsid w:val="00B6024C"/>
    <w:rsid w:val="00B6107B"/>
    <w:rsid w:val="00B61185"/>
    <w:rsid w:val="00B61F15"/>
    <w:rsid w:val="00B62244"/>
    <w:rsid w:val="00B63159"/>
    <w:rsid w:val="00B63776"/>
    <w:rsid w:val="00B63821"/>
    <w:rsid w:val="00B641B2"/>
    <w:rsid w:val="00B64396"/>
    <w:rsid w:val="00B6451D"/>
    <w:rsid w:val="00B6499E"/>
    <w:rsid w:val="00B654C9"/>
    <w:rsid w:val="00B659B9"/>
    <w:rsid w:val="00B66669"/>
    <w:rsid w:val="00B672A5"/>
    <w:rsid w:val="00B67604"/>
    <w:rsid w:val="00B67834"/>
    <w:rsid w:val="00B70684"/>
    <w:rsid w:val="00B710AC"/>
    <w:rsid w:val="00B71ED3"/>
    <w:rsid w:val="00B7237A"/>
    <w:rsid w:val="00B72601"/>
    <w:rsid w:val="00B72631"/>
    <w:rsid w:val="00B72CD8"/>
    <w:rsid w:val="00B72FFF"/>
    <w:rsid w:val="00B73E2D"/>
    <w:rsid w:val="00B73FCD"/>
    <w:rsid w:val="00B75C33"/>
    <w:rsid w:val="00B760C5"/>
    <w:rsid w:val="00B77899"/>
    <w:rsid w:val="00B77DA2"/>
    <w:rsid w:val="00B80011"/>
    <w:rsid w:val="00B80290"/>
    <w:rsid w:val="00B81F0F"/>
    <w:rsid w:val="00B81F70"/>
    <w:rsid w:val="00B827EB"/>
    <w:rsid w:val="00B82886"/>
    <w:rsid w:val="00B82AD1"/>
    <w:rsid w:val="00B83480"/>
    <w:rsid w:val="00B83975"/>
    <w:rsid w:val="00B84CCA"/>
    <w:rsid w:val="00B8504C"/>
    <w:rsid w:val="00B856A2"/>
    <w:rsid w:val="00B8712E"/>
    <w:rsid w:val="00B876CB"/>
    <w:rsid w:val="00B906C1"/>
    <w:rsid w:val="00B90AF6"/>
    <w:rsid w:val="00B92402"/>
    <w:rsid w:val="00B93175"/>
    <w:rsid w:val="00B93AAD"/>
    <w:rsid w:val="00B94A68"/>
    <w:rsid w:val="00B94EC1"/>
    <w:rsid w:val="00B951BE"/>
    <w:rsid w:val="00B9552D"/>
    <w:rsid w:val="00B97503"/>
    <w:rsid w:val="00BA02B4"/>
    <w:rsid w:val="00BA03F1"/>
    <w:rsid w:val="00BA060A"/>
    <w:rsid w:val="00BA09A2"/>
    <w:rsid w:val="00BA0C9C"/>
    <w:rsid w:val="00BA10E6"/>
    <w:rsid w:val="00BA147C"/>
    <w:rsid w:val="00BA2452"/>
    <w:rsid w:val="00BA2AB0"/>
    <w:rsid w:val="00BA2D9C"/>
    <w:rsid w:val="00BA4A3D"/>
    <w:rsid w:val="00BA5294"/>
    <w:rsid w:val="00BA53C6"/>
    <w:rsid w:val="00BA61F1"/>
    <w:rsid w:val="00BA66C3"/>
    <w:rsid w:val="00BA713E"/>
    <w:rsid w:val="00BB0347"/>
    <w:rsid w:val="00BB09CB"/>
    <w:rsid w:val="00BB09E2"/>
    <w:rsid w:val="00BB0A28"/>
    <w:rsid w:val="00BB0B67"/>
    <w:rsid w:val="00BB1996"/>
    <w:rsid w:val="00BB19BC"/>
    <w:rsid w:val="00BB1A1B"/>
    <w:rsid w:val="00BB20ED"/>
    <w:rsid w:val="00BB26E2"/>
    <w:rsid w:val="00BB2AC5"/>
    <w:rsid w:val="00BB3036"/>
    <w:rsid w:val="00BB3AC8"/>
    <w:rsid w:val="00BB4154"/>
    <w:rsid w:val="00BB52E9"/>
    <w:rsid w:val="00BB60A1"/>
    <w:rsid w:val="00BB6545"/>
    <w:rsid w:val="00BB66A6"/>
    <w:rsid w:val="00BB78ED"/>
    <w:rsid w:val="00BB7A14"/>
    <w:rsid w:val="00BB7F9D"/>
    <w:rsid w:val="00BC0003"/>
    <w:rsid w:val="00BC0DB7"/>
    <w:rsid w:val="00BC0DF6"/>
    <w:rsid w:val="00BC1E8B"/>
    <w:rsid w:val="00BC5538"/>
    <w:rsid w:val="00BC5BEE"/>
    <w:rsid w:val="00BC6050"/>
    <w:rsid w:val="00BC6208"/>
    <w:rsid w:val="00BC7660"/>
    <w:rsid w:val="00BC7DB1"/>
    <w:rsid w:val="00BC7EFE"/>
    <w:rsid w:val="00BD067E"/>
    <w:rsid w:val="00BD0927"/>
    <w:rsid w:val="00BD0C5A"/>
    <w:rsid w:val="00BD0FF1"/>
    <w:rsid w:val="00BD1089"/>
    <w:rsid w:val="00BD1FE5"/>
    <w:rsid w:val="00BD2174"/>
    <w:rsid w:val="00BD3C9C"/>
    <w:rsid w:val="00BD3F09"/>
    <w:rsid w:val="00BD3F33"/>
    <w:rsid w:val="00BD456E"/>
    <w:rsid w:val="00BD5081"/>
    <w:rsid w:val="00BD5308"/>
    <w:rsid w:val="00BD5BD7"/>
    <w:rsid w:val="00BD6361"/>
    <w:rsid w:val="00BD677C"/>
    <w:rsid w:val="00BD69CE"/>
    <w:rsid w:val="00BD71F1"/>
    <w:rsid w:val="00BE1233"/>
    <w:rsid w:val="00BE1591"/>
    <w:rsid w:val="00BE1C47"/>
    <w:rsid w:val="00BE1DF7"/>
    <w:rsid w:val="00BE2E48"/>
    <w:rsid w:val="00BE479E"/>
    <w:rsid w:val="00BE5796"/>
    <w:rsid w:val="00BE5B44"/>
    <w:rsid w:val="00BE60BF"/>
    <w:rsid w:val="00BE6326"/>
    <w:rsid w:val="00BE728A"/>
    <w:rsid w:val="00BE72BF"/>
    <w:rsid w:val="00BE7D54"/>
    <w:rsid w:val="00BE7E81"/>
    <w:rsid w:val="00BF021F"/>
    <w:rsid w:val="00BF32F9"/>
    <w:rsid w:val="00BF41D7"/>
    <w:rsid w:val="00BF4721"/>
    <w:rsid w:val="00BF4ED1"/>
    <w:rsid w:val="00BF53E1"/>
    <w:rsid w:val="00BF589D"/>
    <w:rsid w:val="00BF5ED2"/>
    <w:rsid w:val="00BF71DB"/>
    <w:rsid w:val="00C01DDD"/>
    <w:rsid w:val="00C02980"/>
    <w:rsid w:val="00C02AFB"/>
    <w:rsid w:val="00C0327E"/>
    <w:rsid w:val="00C03AEC"/>
    <w:rsid w:val="00C04F0D"/>
    <w:rsid w:val="00C0559F"/>
    <w:rsid w:val="00C055E0"/>
    <w:rsid w:val="00C05DB8"/>
    <w:rsid w:val="00C06BE4"/>
    <w:rsid w:val="00C06CA1"/>
    <w:rsid w:val="00C07D5C"/>
    <w:rsid w:val="00C07F31"/>
    <w:rsid w:val="00C07FCB"/>
    <w:rsid w:val="00C1079C"/>
    <w:rsid w:val="00C10B1A"/>
    <w:rsid w:val="00C10BC3"/>
    <w:rsid w:val="00C11524"/>
    <w:rsid w:val="00C119C3"/>
    <w:rsid w:val="00C11D39"/>
    <w:rsid w:val="00C1321E"/>
    <w:rsid w:val="00C13273"/>
    <w:rsid w:val="00C136AA"/>
    <w:rsid w:val="00C13940"/>
    <w:rsid w:val="00C140D0"/>
    <w:rsid w:val="00C14785"/>
    <w:rsid w:val="00C148B2"/>
    <w:rsid w:val="00C1562F"/>
    <w:rsid w:val="00C16DAB"/>
    <w:rsid w:val="00C170F3"/>
    <w:rsid w:val="00C174AB"/>
    <w:rsid w:val="00C176AF"/>
    <w:rsid w:val="00C17FE2"/>
    <w:rsid w:val="00C20140"/>
    <w:rsid w:val="00C204C2"/>
    <w:rsid w:val="00C2095B"/>
    <w:rsid w:val="00C22394"/>
    <w:rsid w:val="00C227FB"/>
    <w:rsid w:val="00C22973"/>
    <w:rsid w:val="00C22C55"/>
    <w:rsid w:val="00C24617"/>
    <w:rsid w:val="00C2529E"/>
    <w:rsid w:val="00C25355"/>
    <w:rsid w:val="00C259C8"/>
    <w:rsid w:val="00C25C4B"/>
    <w:rsid w:val="00C276CB"/>
    <w:rsid w:val="00C30046"/>
    <w:rsid w:val="00C30B5A"/>
    <w:rsid w:val="00C30F8E"/>
    <w:rsid w:val="00C3102E"/>
    <w:rsid w:val="00C31337"/>
    <w:rsid w:val="00C330B0"/>
    <w:rsid w:val="00C33260"/>
    <w:rsid w:val="00C337C1"/>
    <w:rsid w:val="00C338D8"/>
    <w:rsid w:val="00C33C7F"/>
    <w:rsid w:val="00C35B55"/>
    <w:rsid w:val="00C36724"/>
    <w:rsid w:val="00C377B8"/>
    <w:rsid w:val="00C4017A"/>
    <w:rsid w:val="00C407B4"/>
    <w:rsid w:val="00C40CF2"/>
    <w:rsid w:val="00C4172B"/>
    <w:rsid w:val="00C420D7"/>
    <w:rsid w:val="00C426FE"/>
    <w:rsid w:val="00C433F9"/>
    <w:rsid w:val="00C43415"/>
    <w:rsid w:val="00C43A3C"/>
    <w:rsid w:val="00C43C13"/>
    <w:rsid w:val="00C454C7"/>
    <w:rsid w:val="00C45F36"/>
    <w:rsid w:val="00C46D92"/>
    <w:rsid w:val="00C47A5E"/>
    <w:rsid w:val="00C500C7"/>
    <w:rsid w:val="00C5072A"/>
    <w:rsid w:val="00C509A9"/>
    <w:rsid w:val="00C51742"/>
    <w:rsid w:val="00C51FB8"/>
    <w:rsid w:val="00C52277"/>
    <w:rsid w:val="00C52929"/>
    <w:rsid w:val="00C52A23"/>
    <w:rsid w:val="00C533CC"/>
    <w:rsid w:val="00C539A5"/>
    <w:rsid w:val="00C53F36"/>
    <w:rsid w:val="00C53F38"/>
    <w:rsid w:val="00C54DBE"/>
    <w:rsid w:val="00C54F3B"/>
    <w:rsid w:val="00C55B01"/>
    <w:rsid w:val="00C55DA9"/>
    <w:rsid w:val="00C56C18"/>
    <w:rsid w:val="00C56F48"/>
    <w:rsid w:val="00C57816"/>
    <w:rsid w:val="00C6042C"/>
    <w:rsid w:val="00C60794"/>
    <w:rsid w:val="00C60B0C"/>
    <w:rsid w:val="00C60D35"/>
    <w:rsid w:val="00C61286"/>
    <w:rsid w:val="00C61F09"/>
    <w:rsid w:val="00C62AAD"/>
    <w:rsid w:val="00C6369B"/>
    <w:rsid w:val="00C65DDA"/>
    <w:rsid w:val="00C6647A"/>
    <w:rsid w:val="00C664F4"/>
    <w:rsid w:val="00C66CEF"/>
    <w:rsid w:val="00C70198"/>
    <w:rsid w:val="00C71EB6"/>
    <w:rsid w:val="00C72B88"/>
    <w:rsid w:val="00C735CE"/>
    <w:rsid w:val="00C7399C"/>
    <w:rsid w:val="00C74336"/>
    <w:rsid w:val="00C745EE"/>
    <w:rsid w:val="00C7584A"/>
    <w:rsid w:val="00C7584E"/>
    <w:rsid w:val="00C75C64"/>
    <w:rsid w:val="00C75E54"/>
    <w:rsid w:val="00C76A2F"/>
    <w:rsid w:val="00C77A39"/>
    <w:rsid w:val="00C77A55"/>
    <w:rsid w:val="00C77C25"/>
    <w:rsid w:val="00C801B8"/>
    <w:rsid w:val="00C81032"/>
    <w:rsid w:val="00C817BA"/>
    <w:rsid w:val="00C819BA"/>
    <w:rsid w:val="00C8212E"/>
    <w:rsid w:val="00C82349"/>
    <w:rsid w:val="00C8279A"/>
    <w:rsid w:val="00C83974"/>
    <w:rsid w:val="00C83B11"/>
    <w:rsid w:val="00C83BA2"/>
    <w:rsid w:val="00C84F1A"/>
    <w:rsid w:val="00C8548C"/>
    <w:rsid w:val="00C8563A"/>
    <w:rsid w:val="00C85721"/>
    <w:rsid w:val="00C85D7A"/>
    <w:rsid w:val="00C86487"/>
    <w:rsid w:val="00C86746"/>
    <w:rsid w:val="00C86D9E"/>
    <w:rsid w:val="00C87735"/>
    <w:rsid w:val="00C9033E"/>
    <w:rsid w:val="00C909F6"/>
    <w:rsid w:val="00C91269"/>
    <w:rsid w:val="00C92AA7"/>
    <w:rsid w:val="00C92EB7"/>
    <w:rsid w:val="00C935AB"/>
    <w:rsid w:val="00C93FFA"/>
    <w:rsid w:val="00C94F80"/>
    <w:rsid w:val="00C94FD0"/>
    <w:rsid w:val="00C95AEB"/>
    <w:rsid w:val="00C95D91"/>
    <w:rsid w:val="00C96AA9"/>
    <w:rsid w:val="00C9716C"/>
    <w:rsid w:val="00C97D7E"/>
    <w:rsid w:val="00CA0045"/>
    <w:rsid w:val="00CA0E46"/>
    <w:rsid w:val="00CA1E20"/>
    <w:rsid w:val="00CA2D78"/>
    <w:rsid w:val="00CA3219"/>
    <w:rsid w:val="00CA3451"/>
    <w:rsid w:val="00CA37CD"/>
    <w:rsid w:val="00CA3FC8"/>
    <w:rsid w:val="00CA5017"/>
    <w:rsid w:val="00CA7019"/>
    <w:rsid w:val="00CA7664"/>
    <w:rsid w:val="00CA7C7D"/>
    <w:rsid w:val="00CB011B"/>
    <w:rsid w:val="00CB1D6F"/>
    <w:rsid w:val="00CB2520"/>
    <w:rsid w:val="00CB2D45"/>
    <w:rsid w:val="00CB3947"/>
    <w:rsid w:val="00CB495A"/>
    <w:rsid w:val="00CB50DE"/>
    <w:rsid w:val="00CB51CD"/>
    <w:rsid w:val="00CB5794"/>
    <w:rsid w:val="00CB5B31"/>
    <w:rsid w:val="00CB60D9"/>
    <w:rsid w:val="00CB7199"/>
    <w:rsid w:val="00CB74BE"/>
    <w:rsid w:val="00CB7975"/>
    <w:rsid w:val="00CB7FD7"/>
    <w:rsid w:val="00CC08F9"/>
    <w:rsid w:val="00CC0CFB"/>
    <w:rsid w:val="00CC13AF"/>
    <w:rsid w:val="00CC2740"/>
    <w:rsid w:val="00CC2956"/>
    <w:rsid w:val="00CC31C6"/>
    <w:rsid w:val="00CC3321"/>
    <w:rsid w:val="00CC3A34"/>
    <w:rsid w:val="00CC3E34"/>
    <w:rsid w:val="00CC4767"/>
    <w:rsid w:val="00CC60FA"/>
    <w:rsid w:val="00CC6238"/>
    <w:rsid w:val="00CC656C"/>
    <w:rsid w:val="00CC6E4C"/>
    <w:rsid w:val="00CD0446"/>
    <w:rsid w:val="00CD1AC4"/>
    <w:rsid w:val="00CD2228"/>
    <w:rsid w:val="00CD3B33"/>
    <w:rsid w:val="00CD3B86"/>
    <w:rsid w:val="00CD3FF7"/>
    <w:rsid w:val="00CD4A5F"/>
    <w:rsid w:val="00CD51FA"/>
    <w:rsid w:val="00CD59A3"/>
    <w:rsid w:val="00CD621F"/>
    <w:rsid w:val="00CD6C53"/>
    <w:rsid w:val="00CD6FF2"/>
    <w:rsid w:val="00CD7436"/>
    <w:rsid w:val="00CD77C4"/>
    <w:rsid w:val="00CD7D1F"/>
    <w:rsid w:val="00CE0C15"/>
    <w:rsid w:val="00CE1553"/>
    <w:rsid w:val="00CE1F2F"/>
    <w:rsid w:val="00CE2109"/>
    <w:rsid w:val="00CE22BE"/>
    <w:rsid w:val="00CE22D3"/>
    <w:rsid w:val="00CE29E9"/>
    <w:rsid w:val="00CE3604"/>
    <w:rsid w:val="00CE4720"/>
    <w:rsid w:val="00CE4849"/>
    <w:rsid w:val="00CE52DF"/>
    <w:rsid w:val="00CE5303"/>
    <w:rsid w:val="00CE5B5F"/>
    <w:rsid w:val="00CE5C7C"/>
    <w:rsid w:val="00CE5D0F"/>
    <w:rsid w:val="00CE5F0F"/>
    <w:rsid w:val="00CE6219"/>
    <w:rsid w:val="00CE65C2"/>
    <w:rsid w:val="00CE693A"/>
    <w:rsid w:val="00CE6F5C"/>
    <w:rsid w:val="00CE753A"/>
    <w:rsid w:val="00CE7C3A"/>
    <w:rsid w:val="00CF0766"/>
    <w:rsid w:val="00CF157A"/>
    <w:rsid w:val="00CF2314"/>
    <w:rsid w:val="00CF27D1"/>
    <w:rsid w:val="00CF28EE"/>
    <w:rsid w:val="00CF2961"/>
    <w:rsid w:val="00CF2CB9"/>
    <w:rsid w:val="00CF3831"/>
    <w:rsid w:val="00CF3C37"/>
    <w:rsid w:val="00CF43C2"/>
    <w:rsid w:val="00CF4D10"/>
    <w:rsid w:val="00CF568F"/>
    <w:rsid w:val="00CF5A98"/>
    <w:rsid w:val="00CF6552"/>
    <w:rsid w:val="00CF6D13"/>
    <w:rsid w:val="00CF7E9A"/>
    <w:rsid w:val="00CF7F80"/>
    <w:rsid w:val="00D00DF1"/>
    <w:rsid w:val="00D01653"/>
    <w:rsid w:val="00D017AD"/>
    <w:rsid w:val="00D01DEB"/>
    <w:rsid w:val="00D02FEF"/>
    <w:rsid w:val="00D04659"/>
    <w:rsid w:val="00D04780"/>
    <w:rsid w:val="00D047AF"/>
    <w:rsid w:val="00D052AF"/>
    <w:rsid w:val="00D059AE"/>
    <w:rsid w:val="00D05A60"/>
    <w:rsid w:val="00D05BF7"/>
    <w:rsid w:val="00D073DB"/>
    <w:rsid w:val="00D07890"/>
    <w:rsid w:val="00D0796B"/>
    <w:rsid w:val="00D07A24"/>
    <w:rsid w:val="00D07B0C"/>
    <w:rsid w:val="00D104D9"/>
    <w:rsid w:val="00D10621"/>
    <w:rsid w:val="00D11957"/>
    <w:rsid w:val="00D11A20"/>
    <w:rsid w:val="00D1201F"/>
    <w:rsid w:val="00D12145"/>
    <w:rsid w:val="00D12518"/>
    <w:rsid w:val="00D129F5"/>
    <w:rsid w:val="00D1399B"/>
    <w:rsid w:val="00D14175"/>
    <w:rsid w:val="00D153D3"/>
    <w:rsid w:val="00D157D4"/>
    <w:rsid w:val="00D15A6A"/>
    <w:rsid w:val="00D15C85"/>
    <w:rsid w:val="00D16D68"/>
    <w:rsid w:val="00D17531"/>
    <w:rsid w:val="00D200B7"/>
    <w:rsid w:val="00D209BF"/>
    <w:rsid w:val="00D21518"/>
    <w:rsid w:val="00D222D2"/>
    <w:rsid w:val="00D22B5C"/>
    <w:rsid w:val="00D22BB9"/>
    <w:rsid w:val="00D22CAF"/>
    <w:rsid w:val="00D2301C"/>
    <w:rsid w:val="00D23157"/>
    <w:rsid w:val="00D23520"/>
    <w:rsid w:val="00D23E7A"/>
    <w:rsid w:val="00D240B9"/>
    <w:rsid w:val="00D2431A"/>
    <w:rsid w:val="00D24C4F"/>
    <w:rsid w:val="00D26DAD"/>
    <w:rsid w:val="00D2717C"/>
    <w:rsid w:val="00D27898"/>
    <w:rsid w:val="00D27EA0"/>
    <w:rsid w:val="00D27EDC"/>
    <w:rsid w:val="00D27F3F"/>
    <w:rsid w:val="00D3009E"/>
    <w:rsid w:val="00D3064C"/>
    <w:rsid w:val="00D30AFE"/>
    <w:rsid w:val="00D30DA6"/>
    <w:rsid w:val="00D32A65"/>
    <w:rsid w:val="00D334DC"/>
    <w:rsid w:val="00D3551A"/>
    <w:rsid w:val="00D361F2"/>
    <w:rsid w:val="00D36370"/>
    <w:rsid w:val="00D3741B"/>
    <w:rsid w:val="00D400AF"/>
    <w:rsid w:val="00D40EF8"/>
    <w:rsid w:val="00D41709"/>
    <w:rsid w:val="00D41D90"/>
    <w:rsid w:val="00D43174"/>
    <w:rsid w:val="00D43399"/>
    <w:rsid w:val="00D4478E"/>
    <w:rsid w:val="00D447A9"/>
    <w:rsid w:val="00D45301"/>
    <w:rsid w:val="00D456D2"/>
    <w:rsid w:val="00D46858"/>
    <w:rsid w:val="00D473EF"/>
    <w:rsid w:val="00D47C5E"/>
    <w:rsid w:val="00D47C62"/>
    <w:rsid w:val="00D47D89"/>
    <w:rsid w:val="00D47EE7"/>
    <w:rsid w:val="00D50015"/>
    <w:rsid w:val="00D50607"/>
    <w:rsid w:val="00D531F0"/>
    <w:rsid w:val="00D5343F"/>
    <w:rsid w:val="00D548AC"/>
    <w:rsid w:val="00D555BA"/>
    <w:rsid w:val="00D55C8B"/>
    <w:rsid w:val="00D55E90"/>
    <w:rsid w:val="00D56327"/>
    <w:rsid w:val="00D56AE0"/>
    <w:rsid w:val="00D572CB"/>
    <w:rsid w:val="00D57F2D"/>
    <w:rsid w:val="00D609CA"/>
    <w:rsid w:val="00D6106B"/>
    <w:rsid w:val="00D61B09"/>
    <w:rsid w:val="00D627B6"/>
    <w:rsid w:val="00D62B0D"/>
    <w:rsid w:val="00D62C8D"/>
    <w:rsid w:val="00D63405"/>
    <w:rsid w:val="00D63EFF"/>
    <w:rsid w:val="00D643C2"/>
    <w:rsid w:val="00D6487E"/>
    <w:rsid w:val="00D64E7F"/>
    <w:rsid w:val="00D64FEE"/>
    <w:rsid w:val="00D65201"/>
    <w:rsid w:val="00D6540A"/>
    <w:rsid w:val="00D6589B"/>
    <w:rsid w:val="00D6598C"/>
    <w:rsid w:val="00D65DDF"/>
    <w:rsid w:val="00D662CF"/>
    <w:rsid w:val="00D67895"/>
    <w:rsid w:val="00D67A52"/>
    <w:rsid w:val="00D70211"/>
    <w:rsid w:val="00D7067C"/>
    <w:rsid w:val="00D708CE"/>
    <w:rsid w:val="00D709AE"/>
    <w:rsid w:val="00D70BEC"/>
    <w:rsid w:val="00D7131A"/>
    <w:rsid w:val="00D71D6F"/>
    <w:rsid w:val="00D72395"/>
    <w:rsid w:val="00D723A4"/>
    <w:rsid w:val="00D72DA3"/>
    <w:rsid w:val="00D733EC"/>
    <w:rsid w:val="00D73A84"/>
    <w:rsid w:val="00D73E84"/>
    <w:rsid w:val="00D74847"/>
    <w:rsid w:val="00D75886"/>
    <w:rsid w:val="00D75F92"/>
    <w:rsid w:val="00D772DF"/>
    <w:rsid w:val="00D77E8C"/>
    <w:rsid w:val="00D80F17"/>
    <w:rsid w:val="00D81D2B"/>
    <w:rsid w:val="00D821CC"/>
    <w:rsid w:val="00D83141"/>
    <w:rsid w:val="00D83C62"/>
    <w:rsid w:val="00D840F7"/>
    <w:rsid w:val="00D8424A"/>
    <w:rsid w:val="00D846D4"/>
    <w:rsid w:val="00D84792"/>
    <w:rsid w:val="00D861D3"/>
    <w:rsid w:val="00D86D2C"/>
    <w:rsid w:val="00D86EAF"/>
    <w:rsid w:val="00D87913"/>
    <w:rsid w:val="00D90689"/>
    <w:rsid w:val="00D90BD3"/>
    <w:rsid w:val="00D9119D"/>
    <w:rsid w:val="00D914B4"/>
    <w:rsid w:val="00D91812"/>
    <w:rsid w:val="00D91B8E"/>
    <w:rsid w:val="00D920F7"/>
    <w:rsid w:val="00D9219F"/>
    <w:rsid w:val="00D92FB0"/>
    <w:rsid w:val="00D9303E"/>
    <w:rsid w:val="00D9321D"/>
    <w:rsid w:val="00D93446"/>
    <w:rsid w:val="00D93B5F"/>
    <w:rsid w:val="00D94733"/>
    <w:rsid w:val="00D94FED"/>
    <w:rsid w:val="00D95661"/>
    <w:rsid w:val="00D957CE"/>
    <w:rsid w:val="00DA0576"/>
    <w:rsid w:val="00DA0DBE"/>
    <w:rsid w:val="00DA1E5C"/>
    <w:rsid w:val="00DA3263"/>
    <w:rsid w:val="00DA3964"/>
    <w:rsid w:val="00DA3A6A"/>
    <w:rsid w:val="00DA4534"/>
    <w:rsid w:val="00DA4EF4"/>
    <w:rsid w:val="00DA4F4E"/>
    <w:rsid w:val="00DA5633"/>
    <w:rsid w:val="00DA621C"/>
    <w:rsid w:val="00DA674C"/>
    <w:rsid w:val="00DA7907"/>
    <w:rsid w:val="00DB0CC5"/>
    <w:rsid w:val="00DB1373"/>
    <w:rsid w:val="00DB1689"/>
    <w:rsid w:val="00DB17ED"/>
    <w:rsid w:val="00DB1883"/>
    <w:rsid w:val="00DB1FE9"/>
    <w:rsid w:val="00DB21D8"/>
    <w:rsid w:val="00DB30DC"/>
    <w:rsid w:val="00DB34CC"/>
    <w:rsid w:val="00DB3BBF"/>
    <w:rsid w:val="00DB3C6E"/>
    <w:rsid w:val="00DB4127"/>
    <w:rsid w:val="00DB4DB4"/>
    <w:rsid w:val="00DB5D2E"/>
    <w:rsid w:val="00DB6423"/>
    <w:rsid w:val="00DB6695"/>
    <w:rsid w:val="00DB6EEE"/>
    <w:rsid w:val="00DB705F"/>
    <w:rsid w:val="00DB714C"/>
    <w:rsid w:val="00DB7B73"/>
    <w:rsid w:val="00DC0449"/>
    <w:rsid w:val="00DC0467"/>
    <w:rsid w:val="00DC0AA4"/>
    <w:rsid w:val="00DC0EEF"/>
    <w:rsid w:val="00DC156B"/>
    <w:rsid w:val="00DC17A4"/>
    <w:rsid w:val="00DC1D3F"/>
    <w:rsid w:val="00DC235A"/>
    <w:rsid w:val="00DC3702"/>
    <w:rsid w:val="00DC378E"/>
    <w:rsid w:val="00DC4C17"/>
    <w:rsid w:val="00DC5832"/>
    <w:rsid w:val="00DC5D25"/>
    <w:rsid w:val="00DC64AD"/>
    <w:rsid w:val="00DC65AC"/>
    <w:rsid w:val="00DC6BDF"/>
    <w:rsid w:val="00DC7360"/>
    <w:rsid w:val="00DC74A1"/>
    <w:rsid w:val="00DD1F60"/>
    <w:rsid w:val="00DD1FEE"/>
    <w:rsid w:val="00DD2EAD"/>
    <w:rsid w:val="00DD3187"/>
    <w:rsid w:val="00DD4150"/>
    <w:rsid w:val="00DD46B8"/>
    <w:rsid w:val="00DD4A4A"/>
    <w:rsid w:val="00DD5C5E"/>
    <w:rsid w:val="00DD680F"/>
    <w:rsid w:val="00DD71A3"/>
    <w:rsid w:val="00DD72C3"/>
    <w:rsid w:val="00DE0337"/>
    <w:rsid w:val="00DE070F"/>
    <w:rsid w:val="00DE12B1"/>
    <w:rsid w:val="00DE1787"/>
    <w:rsid w:val="00DE29FF"/>
    <w:rsid w:val="00DE486B"/>
    <w:rsid w:val="00DE5492"/>
    <w:rsid w:val="00DE5EE2"/>
    <w:rsid w:val="00DE62C1"/>
    <w:rsid w:val="00DE6619"/>
    <w:rsid w:val="00DE6C95"/>
    <w:rsid w:val="00DF0045"/>
    <w:rsid w:val="00DF06B3"/>
    <w:rsid w:val="00DF1F11"/>
    <w:rsid w:val="00DF201F"/>
    <w:rsid w:val="00DF2852"/>
    <w:rsid w:val="00DF2E6B"/>
    <w:rsid w:val="00DF3DC8"/>
    <w:rsid w:val="00DF4796"/>
    <w:rsid w:val="00DF5846"/>
    <w:rsid w:val="00DF61C5"/>
    <w:rsid w:val="00DF6923"/>
    <w:rsid w:val="00DF72A4"/>
    <w:rsid w:val="00DF7BF3"/>
    <w:rsid w:val="00E000D9"/>
    <w:rsid w:val="00E008EE"/>
    <w:rsid w:val="00E00CA2"/>
    <w:rsid w:val="00E02043"/>
    <w:rsid w:val="00E02715"/>
    <w:rsid w:val="00E03FFA"/>
    <w:rsid w:val="00E04559"/>
    <w:rsid w:val="00E054C2"/>
    <w:rsid w:val="00E055C9"/>
    <w:rsid w:val="00E06CFB"/>
    <w:rsid w:val="00E10D48"/>
    <w:rsid w:val="00E1112A"/>
    <w:rsid w:val="00E11762"/>
    <w:rsid w:val="00E11891"/>
    <w:rsid w:val="00E12B11"/>
    <w:rsid w:val="00E13786"/>
    <w:rsid w:val="00E1475E"/>
    <w:rsid w:val="00E15520"/>
    <w:rsid w:val="00E15F27"/>
    <w:rsid w:val="00E21BED"/>
    <w:rsid w:val="00E21C8E"/>
    <w:rsid w:val="00E222BE"/>
    <w:rsid w:val="00E2269B"/>
    <w:rsid w:val="00E24885"/>
    <w:rsid w:val="00E248C6"/>
    <w:rsid w:val="00E249FF"/>
    <w:rsid w:val="00E24DF5"/>
    <w:rsid w:val="00E24E28"/>
    <w:rsid w:val="00E26E0E"/>
    <w:rsid w:val="00E275C5"/>
    <w:rsid w:val="00E27AD4"/>
    <w:rsid w:val="00E27B6F"/>
    <w:rsid w:val="00E30C06"/>
    <w:rsid w:val="00E30D64"/>
    <w:rsid w:val="00E316AD"/>
    <w:rsid w:val="00E3212A"/>
    <w:rsid w:val="00E321A6"/>
    <w:rsid w:val="00E32C99"/>
    <w:rsid w:val="00E33ACB"/>
    <w:rsid w:val="00E34B22"/>
    <w:rsid w:val="00E34DA5"/>
    <w:rsid w:val="00E3554A"/>
    <w:rsid w:val="00E360AC"/>
    <w:rsid w:val="00E365E2"/>
    <w:rsid w:val="00E368A6"/>
    <w:rsid w:val="00E36BC7"/>
    <w:rsid w:val="00E36C79"/>
    <w:rsid w:val="00E37089"/>
    <w:rsid w:val="00E40996"/>
    <w:rsid w:val="00E40FA1"/>
    <w:rsid w:val="00E422D0"/>
    <w:rsid w:val="00E42363"/>
    <w:rsid w:val="00E429E5"/>
    <w:rsid w:val="00E42AD3"/>
    <w:rsid w:val="00E42B92"/>
    <w:rsid w:val="00E4342A"/>
    <w:rsid w:val="00E438F8"/>
    <w:rsid w:val="00E4461E"/>
    <w:rsid w:val="00E44BB6"/>
    <w:rsid w:val="00E44C3C"/>
    <w:rsid w:val="00E46198"/>
    <w:rsid w:val="00E46BC4"/>
    <w:rsid w:val="00E47173"/>
    <w:rsid w:val="00E4771E"/>
    <w:rsid w:val="00E47749"/>
    <w:rsid w:val="00E50C9F"/>
    <w:rsid w:val="00E50F47"/>
    <w:rsid w:val="00E5269D"/>
    <w:rsid w:val="00E52E52"/>
    <w:rsid w:val="00E532B1"/>
    <w:rsid w:val="00E53832"/>
    <w:rsid w:val="00E53B11"/>
    <w:rsid w:val="00E53E1A"/>
    <w:rsid w:val="00E54A98"/>
    <w:rsid w:val="00E5514C"/>
    <w:rsid w:val="00E553E9"/>
    <w:rsid w:val="00E56048"/>
    <w:rsid w:val="00E5618D"/>
    <w:rsid w:val="00E56535"/>
    <w:rsid w:val="00E56688"/>
    <w:rsid w:val="00E57677"/>
    <w:rsid w:val="00E60760"/>
    <w:rsid w:val="00E60CC9"/>
    <w:rsid w:val="00E612C2"/>
    <w:rsid w:val="00E62CF4"/>
    <w:rsid w:val="00E639AA"/>
    <w:rsid w:val="00E63D13"/>
    <w:rsid w:val="00E6504B"/>
    <w:rsid w:val="00E6545C"/>
    <w:rsid w:val="00E6655E"/>
    <w:rsid w:val="00E67D3B"/>
    <w:rsid w:val="00E700EC"/>
    <w:rsid w:val="00E70914"/>
    <w:rsid w:val="00E7098D"/>
    <w:rsid w:val="00E70BAF"/>
    <w:rsid w:val="00E70F34"/>
    <w:rsid w:val="00E70FA6"/>
    <w:rsid w:val="00E715F3"/>
    <w:rsid w:val="00E72F33"/>
    <w:rsid w:val="00E732F8"/>
    <w:rsid w:val="00E74061"/>
    <w:rsid w:val="00E74530"/>
    <w:rsid w:val="00E74E78"/>
    <w:rsid w:val="00E75140"/>
    <w:rsid w:val="00E75E26"/>
    <w:rsid w:val="00E764E6"/>
    <w:rsid w:val="00E76792"/>
    <w:rsid w:val="00E767D4"/>
    <w:rsid w:val="00E76FDC"/>
    <w:rsid w:val="00E7738B"/>
    <w:rsid w:val="00E776E9"/>
    <w:rsid w:val="00E77ED2"/>
    <w:rsid w:val="00E80B7C"/>
    <w:rsid w:val="00E812BC"/>
    <w:rsid w:val="00E81FB9"/>
    <w:rsid w:val="00E831EC"/>
    <w:rsid w:val="00E8469B"/>
    <w:rsid w:val="00E8475C"/>
    <w:rsid w:val="00E84872"/>
    <w:rsid w:val="00E859B6"/>
    <w:rsid w:val="00E85AEC"/>
    <w:rsid w:val="00E87416"/>
    <w:rsid w:val="00E874F5"/>
    <w:rsid w:val="00E901FE"/>
    <w:rsid w:val="00E9044D"/>
    <w:rsid w:val="00E910BA"/>
    <w:rsid w:val="00E913F0"/>
    <w:rsid w:val="00E91A68"/>
    <w:rsid w:val="00E926BF"/>
    <w:rsid w:val="00E9271D"/>
    <w:rsid w:val="00E939AF"/>
    <w:rsid w:val="00E93ACB"/>
    <w:rsid w:val="00E93D00"/>
    <w:rsid w:val="00E93FC7"/>
    <w:rsid w:val="00E94052"/>
    <w:rsid w:val="00E94A31"/>
    <w:rsid w:val="00E95F6D"/>
    <w:rsid w:val="00E9662F"/>
    <w:rsid w:val="00E9669C"/>
    <w:rsid w:val="00E979B2"/>
    <w:rsid w:val="00E97A8F"/>
    <w:rsid w:val="00EA05B6"/>
    <w:rsid w:val="00EA0923"/>
    <w:rsid w:val="00EA0C26"/>
    <w:rsid w:val="00EA151C"/>
    <w:rsid w:val="00EA1B96"/>
    <w:rsid w:val="00EA2163"/>
    <w:rsid w:val="00EA23A1"/>
    <w:rsid w:val="00EA23A9"/>
    <w:rsid w:val="00EA29C3"/>
    <w:rsid w:val="00EA2A53"/>
    <w:rsid w:val="00EA2E67"/>
    <w:rsid w:val="00EA3253"/>
    <w:rsid w:val="00EA41C4"/>
    <w:rsid w:val="00EA5B2D"/>
    <w:rsid w:val="00EA5BF0"/>
    <w:rsid w:val="00EA5DCC"/>
    <w:rsid w:val="00EA5E46"/>
    <w:rsid w:val="00EA676A"/>
    <w:rsid w:val="00EA6E0E"/>
    <w:rsid w:val="00EA75D9"/>
    <w:rsid w:val="00EA79CD"/>
    <w:rsid w:val="00EB114F"/>
    <w:rsid w:val="00EB1736"/>
    <w:rsid w:val="00EB23C6"/>
    <w:rsid w:val="00EB2DB5"/>
    <w:rsid w:val="00EB3CC8"/>
    <w:rsid w:val="00EB5B53"/>
    <w:rsid w:val="00EB5FBF"/>
    <w:rsid w:val="00EB6593"/>
    <w:rsid w:val="00EC04B8"/>
    <w:rsid w:val="00EC10D2"/>
    <w:rsid w:val="00EC1217"/>
    <w:rsid w:val="00EC22EC"/>
    <w:rsid w:val="00EC267F"/>
    <w:rsid w:val="00EC2A66"/>
    <w:rsid w:val="00EC2CB9"/>
    <w:rsid w:val="00EC2FCF"/>
    <w:rsid w:val="00EC33BE"/>
    <w:rsid w:val="00EC3957"/>
    <w:rsid w:val="00EC41A9"/>
    <w:rsid w:val="00EC4F37"/>
    <w:rsid w:val="00EC59B7"/>
    <w:rsid w:val="00EC59C8"/>
    <w:rsid w:val="00EC5C22"/>
    <w:rsid w:val="00EC5D65"/>
    <w:rsid w:val="00EC68ED"/>
    <w:rsid w:val="00EC6B09"/>
    <w:rsid w:val="00EC6BFB"/>
    <w:rsid w:val="00EC709E"/>
    <w:rsid w:val="00EC7303"/>
    <w:rsid w:val="00ED08A1"/>
    <w:rsid w:val="00ED0B44"/>
    <w:rsid w:val="00ED124E"/>
    <w:rsid w:val="00ED12A5"/>
    <w:rsid w:val="00ED16B3"/>
    <w:rsid w:val="00ED3359"/>
    <w:rsid w:val="00ED381B"/>
    <w:rsid w:val="00ED3EFB"/>
    <w:rsid w:val="00ED3F75"/>
    <w:rsid w:val="00ED522D"/>
    <w:rsid w:val="00ED5280"/>
    <w:rsid w:val="00ED53A0"/>
    <w:rsid w:val="00ED5908"/>
    <w:rsid w:val="00ED59EF"/>
    <w:rsid w:val="00ED5AD7"/>
    <w:rsid w:val="00ED6177"/>
    <w:rsid w:val="00ED633B"/>
    <w:rsid w:val="00ED7F1C"/>
    <w:rsid w:val="00EE086B"/>
    <w:rsid w:val="00EE0A42"/>
    <w:rsid w:val="00EE1DAE"/>
    <w:rsid w:val="00EE29A8"/>
    <w:rsid w:val="00EE3591"/>
    <w:rsid w:val="00EE47D6"/>
    <w:rsid w:val="00EE4812"/>
    <w:rsid w:val="00EE5410"/>
    <w:rsid w:val="00EE546C"/>
    <w:rsid w:val="00EE54FF"/>
    <w:rsid w:val="00EE583F"/>
    <w:rsid w:val="00EE5CAC"/>
    <w:rsid w:val="00EE5CB2"/>
    <w:rsid w:val="00EE5ED5"/>
    <w:rsid w:val="00EE648F"/>
    <w:rsid w:val="00EE7360"/>
    <w:rsid w:val="00EE76D0"/>
    <w:rsid w:val="00EE76D4"/>
    <w:rsid w:val="00EE7BEF"/>
    <w:rsid w:val="00EE7E31"/>
    <w:rsid w:val="00EF0013"/>
    <w:rsid w:val="00EF027D"/>
    <w:rsid w:val="00EF0614"/>
    <w:rsid w:val="00EF0A4C"/>
    <w:rsid w:val="00EF10DF"/>
    <w:rsid w:val="00EF1347"/>
    <w:rsid w:val="00EF1780"/>
    <w:rsid w:val="00EF2067"/>
    <w:rsid w:val="00EF2269"/>
    <w:rsid w:val="00EF2565"/>
    <w:rsid w:val="00EF40F9"/>
    <w:rsid w:val="00EF46E5"/>
    <w:rsid w:val="00EF476C"/>
    <w:rsid w:val="00EF4903"/>
    <w:rsid w:val="00EF4D8C"/>
    <w:rsid w:val="00EF4EE7"/>
    <w:rsid w:val="00EF501F"/>
    <w:rsid w:val="00EF5F50"/>
    <w:rsid w:val="00EF6C67"/>
    <w:rsid w:val="00EF794C"/>
    <w:rsid w:val="00F00E93"/>
    <w:rsid w:val="00F00F75"/>
    <w:rsid w:val="00F01333"/>
    <w:rsid w:val="00F01D01"/>
    <w:rsid w:val="00F01E75"/>
    <w:rsid w:val="00F03A98"/>
    <w:rsid w:val="00F03E78"/>
    <w:rsid w:val="00F04223"/>
    <w:rsid w:val="00F04A6A"/>
    <w:rsid w:val="00F053C0"/>
    <w:rsid w:val="00F053FC"/>
    <w:rsid w:val="00F0568A"/>
    <w:rsid w:val="00F062AD"/>
    <w:rsid w:val="00F06AF3"/>
    <w:rsid w:val="00F07879"/>
    <w:rsid w:val="00F07ACE"/>
    <w:rsid w:val="00F107C5"/>
    <w:rsid w:val="00F11220"/>
    <w:rsid w:val="00F11AAA"/>
    <w:rsid w:val="00F11E6B"/>
    <w:rsid w:val="00F12016"/>
    <w:rsid w:val="00F13488"/>
    <w:rsid w:val="00F1381A"/>
    <w:rsid w:val="00F13D45"/>
    <w:rsid w:val="00F14F1E"/>
    <w:rsid w:val="00F15DC6"/>
    <w:rsid w:val="00F163F9"/>
    <w:rsid w:val="00F1644A"/>
    <w:rsid w:val="00F169C7"/>
    <w:rsid w:val="00F22300"/>
    <w:rsid w:val="00F23ED0"/>
    <w:rsid w:val="00F2425F"/>
    <w:rsid w:val="00F24D5D"/>
    <w:rsid w:val="00F25026"/>
    <w:rsid w:val="00F2706E"/>
    <w:rsid w:val="00F271AE"/>
    <w:rsid w:val="00F2724F"/>
    <w:rsid w:val="00F274A6"/>
    <w:rsid w:val="00F300B7"/>
    <w:rsid w:val="00F3047D"/>
    <w:rsid w:val="00F3091B"/>
    <w:rsid w:val="00F314CB"/>
    <w:rsid w:val="00F31949"/>
    <w:rsid w:val="00F31C6A"/>
    <w:rsid w:val="00F32AD7"/>
    <w:rsid w:val="00F35673"/>
    <w:rsid w:val="00F36476"/>
    <w:rsid w:val="00F36E14"/>
    <w:rsid w:val="00F408A5"/>
    <w:rsid w:val="00F4092C"/>
    <w:rsid w:val="00F40B2B"/>
    <w:rsid w:val="00F41D94"/>
    <w:rsid w:val="00F422DA"/>
    <w:rsid w:val="00F426E5"/>
    <w:rsid w:val="00F43815"/>
    <w:rsid w:val="00F4381A"/>
    <w:rsid w:val="00F43934"/>
    <w:rsid w:val="00F44710"/>
    <w:rsid w:val="00F457C3"/>
    <w:rsid w:val="00F45B6F"/>
    <w:rsid w:val="00F4658C"/>
    <w:rsid w:val="00F466D1"/>
    <w:rsid w:val="00F476F1"/>
    <w:rsid w:val="00F47835"/>
    <w:rsid w:val="00F50015"/>
    <w:rsid w:val="00F5006E"/>
    <w:rsid w:val="00F50C60"/>
    <w:rsid w:val="00F518E2"/>
    <w:rsid w:val="00F52355"/>
    <w:rsid w:val="00F5291C"/>
    <w:rsid w:val="00F52E3C"/>
    <w:rsid w:val="00F5413B"/>
    <w:rsid w:val="00F54C10"/>
    <w:rsid w:val="00F54E0B"/>
    <w:rsid w:val="00F55492"/>
    <w:rsid w:val="00F55525"/>
    <w:rsid w:val="00F5579E"/>
    <w:rsid w:val="00F575EA"/>
    <w:rsid w:val="00F57819"/>
    <w:rsid w:val="00F60434"/>
    <w:rsid w:val="00F60CB0"/>
    <w:rsid w:val="00F6214C"/>
    <w:rsid w:val="00F62403"/>
    <w:rsid w:val="00F62D9B"/>
    <w:rsid w:val="00F63615"/>
    <w:rsid w:val="00F6401B"/>
    <w:rsid w:val="00F64F58"/>
    <w:rsid w:val="00F65118"/>
    <w:rsid w:val="00F65388"/>
    <w:rsid w:val="00F65D34"/>
    <w:rsid w:val="00F66FDC"/>
    <w:rsid w:val="00F679F8"/>
    <w:rsid w:val="00F67CF1"/>
    <w:rsid w:val="00F70298"/>
    <w:rsid w:val="00F70EF6"/>
    <w:rsid w:val="00F710E6"/>
    <w:rsid w:val="00F72A22"/>
    <w:rsid w:val="00F72C88"/>
    <w:rsid w:val="00F736A0"/>
    <w:rsid w:val="00F73D0E"/>
    <w:rsid w:val="00F752AB"/>
    <w:rsid w:val="00F75496"/>
    <w:rsid w:val="00F75984"/>
    <w:rsid w:val="00F75E10"/>
    <w:rsid w:val="00F76966"/>
    <w:rsid w:val="00F7793F"/>
    <w:rsid w:val="00F80097"/>
    <w:rsid w:val="00F8074B"/>
    <w:rsid w:val="00F81461"/>
    <w:rsid w:val="00F814FF"/>
    <w:rsid w:val="00F81CC6"/>
    <w:rsid w:val="00F81CF5"/>
    <w:rsid w:val="00F82610"/>
    <w:rsid w:val="00F84632"/>
    <w:rsid w:val="00F84D24"/>
    <w:rsid w:val="00F84D6B"/>
    <w:rsid w:val="00F853D7"/>
    <w:rsid w:val="00F86078"/>
    <w:rsid w:val="00F86735"/>
    <w:rsid w:val="00F86850"/>
    <w:rsid w:val="00F86E0F"/>
    <w:rsid w:val="00F902BA"/>
    <w:rsid w:val="00F920BD"/>
    <w:rsid w:val="00F9288F"/>
    <w:rsid w:val="00F929A5"/>
    <w:rsid w:val="00F92BA3"/>
    <w:rsid w:val="00F93833"/>
    <w:rsid w:val="00F94085"/>
    <w:rsid w:val="00F943F5"/>
    <w:rsid w:val="00F946B9"/>
    <w:rsid w:val="00F958EB"/>
    <w:rsid w:val="00F965C2"/>
    <w:rsid w:val="00F97752"/>
    <w:rsid w:val="00F97DDE"/>
    <w:rsid w:val="00F97F94"/>
    <w:rsid w:val="00FA00EF"/>
    <w:rsid w:val="00FA0AEF"/>
    <w:rsid w:val="00FA0FF0"/>
    <w:rsid w:val="00FA19FB"/>
    <w:rsid w:val="00FA2C24"/>
    <w:rsid w:val="00FA32F2"/>
    <w:rsid w:val="00FA3AF6"/>
    <w:rsid w:val="00FA4B2B"/>
    <w:rsid w:val="00FA5017"/>
    <w:rsid w:val="00FA53FA"/>
    <w:rsid w:val="00FA54D1"/>
    <w:rsid w:val="00FA5E10"/>
    <w:rsid w:val="00FA631C"/>
    <w:rsid w:val="00FA64D3"/>
    <w:rsid w:val="00FA6711"/>
    <w:rsid w:val="00FA685F"/>
    <w:rsid w:val="00FA6F9A"/>
    <w:rsid w:val="00FA7324"/>
    <w:rsid w:val="00FA7C7D"/>
    <w:rsid w:val="00FB01A3"/>
    <w:rsid w:val="00FB0A3D"/>
    <w:rsid w:val="00FB1F21"/>
    <w:rsid w:val="00FB308D"/>
    <w:rsid w:val="00FB3493"/>
    <w:rsid w:val="00FB4D29"/>
    <w:rsid w:val="00FB4E57"/>
    <w:rsid w:val="00FB513C"/>
    <w:rsid w:val="00FB592E"/>
    <w:rsid w:val="00FB5B94"/>
    <w:rsid w:val="00FB5EDF"/>
    <w:rsid w:val="00FB6447"/>
    <w:rsid w:val="00FB7F24"/>
    <w:rsid w:val="00FC04C1"/>
    <w:rsid w:val="00FC0BE8"/>
    <w:rsid w:val="00FC0D9D"/>
    <w:rsid w:val="00FC10E2"/>
    <w:rsid w:val="00FC1344"/>
    <w:rsid w:val="00FC1539"/>
    <w:rsid w:val="00FC18EB"/>
    <w:rsid w:val="00FC3332"/>
    <w:rsid w:val="00FC37D4"/>
    <w:rsid w:val="00FC409D"/>
    <w:rsid w:val="00FC439F"/>
    <w:rsid w:val="00FC4419"/>
    <w:rsid w:val="00FC445B"/>
    <w:rsid w:val="00FC4AB6"/>
    <w:rsid w:val="00FC558F"/>
    <w:rsid w:val="00FC5F79"/>
    <w:rsid w:val="00FC60A8"/>
    <w:rsid w:val="00FC6C87"/>
    <w:rsid w:val="00FC75D6"/>
    <w:rsid w:val="00FC7BA6"/>
    <w:rsid w:val="00FC7CE5"/>
    <w:rsid w:val="00FC7E7A"/>
    <w:rsid w:val="00FD05A3"/>
    <w:rsid w:val="00FD0CDE"/>
    <w:rsid w:val="00FD2A2D"/>
    <w:rsid w:val="00FD2A6F"/>
    <w:rsid w:val="00FD347F"/>
    <w:rsid w:val="00FD524B"/>
    <w:rsid w:val="00FD6411"/>
    <w:rsid w:val="00FD6DAA"/>
    <w:rsid w:val="00FD7475"/>
    <w:rsid w:val="00FD789E"/>
    <w:rsid w:val="00FE03F5"/>
    <w:rsid w:val="00FE05C9"/>
    <w:rsid w:val="00FE061A"/>
    <w:rsid w:val="00FE0EC6"/>
    <w:rsid w:val="00FE1750"/>
    <w:rsid w:val="00FE1B44"/>
    <w:rsid w:val="00FE201D"/>
    <w:rsid w:val="00FE2D93"/>
    <w:rsid w:val="00FE4628"/>
    <w:rsid w:val="00FE4D3B"/>
    <w:rsid w:val="00FE52D3"/>
    <w:rsid w:val="00FE56E1"/>
    <w:rsid w:val="00FE5CAE"/>
    <w:rsid w:val="00FE5E5F"/>
    <w:rsid w:val="00FE5FC2"/>
    <w:rsid w:val="00FE6674"/>
    <w:rsid w:val="00FE6A87"/>
    <w:rsid w:val="00FE6C88"/>
    <w:rsid w:val="00FE6EB2"/>
    <w:rsid w:val="00FE74A1"/>
    <w:rsid w:val="00FF0097"/>
    <w:rsid w:val="00FF0193"/>
    <w:rsid w:val="00FF0B13"/>
    <w:rsid w:val="00FF0CA1"/>
    <w:rsid w:val="00FF1C73"/>
    <w:rsid w:val="00FF2D46"/>
    <w:rsid w:val="00FF3EE3"/>
    <w:rsid w:val="00FF4D6C"/>
    <w:rsid w:val="00FF5246"/>
    <w:rsid w:val="00FF5313"/>
    <w:rsid w:val="00FF63F5"/>
    <w:rsid w:val="00FF708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CBF77A"/>
  <w15:docId w15:val="{20C15ABE-5C87-4070-83C1-941D18C33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844AD"/>
    <w:pPr>
      <w:tabs>
        <w:tab w:val="left" w:pos="576"/>
        <w:tab w:val="left" w:pos="1152"/>
        <w:tab w:val="left" w:pos="1728"/>
        <w:tab w:val="left" w:pos="2304"/>
        <w:tab w:val="left" w:pos="2880"/>
      </w:tabs>
      <w:spacing w:before="220"/>
    </w:pPr>
  </w:style>
  <w:style w:type="paragraph" w:styleId="Heading1">
    <w:name w:val="heading 1"/>
    <w:basedOn w:val="Normal"/>
    <w:next w:val="Normal"/>
    <w:link w:val="Heading1Char"/>
    <w:qFormat/>
    <w:rsid w:val="000844AD"/>
    <w:pPr>
      <w:keepNext/>
      <w:tabs>
        <w:tab w:val="clear" w:pos="576"/>
        <w:tab w:val="clear" w:pos="1152"/>
        <w:tab w:val="clear" w:pos="1728"/>
        <w:tab w:val="clear" w:pos="2304"/>
        <w:tab w:val="clear" w:pos="2880"/>
      </w:tabs>
      <w:spacing w:before="360"/>
      <w:outlineLvl w:val="0"/>
    </w:pPr>
    <w:rPr>
      <w:rFonts w:ascii="Arial" w:hAnsi="Arial"/>
      <w:b/>
      <w:caps/>
    </w:rPr>
  </w:style>
  <w:style w:type="paragraph" w:styleId="Heading2">
    <w:name w:val="heading 2"/>
    <w:basedOn w:val="Normal"/>
    <w:next w:val="Normal"/>
    <w:link w:val="Heading2Char"/>
    <w:semiHidden/>
    <w:unhideWhenUsed/>
    <w:qFormat/>
    <w:rsid w:val="00990CBA"/>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4">
    <w:name w:val="heading 4"/>
    <w:basedOn w:val="Normal"/>
    <w:next w:val="Normal"/>
    <w:link w:val="Heading4Char"/>
    <w:semiHidden/>
    <w:unhideWhenUsed/>
    <w:qFormat/>
    <w:rsid w:val="003B373D"/>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evel1">
    <w:name w:val="level 1"/>
    <w:basedOn w:val="Normal"/>
    <w:rsid w:val="000844AD"/>
    <w:pPr>
      <w:ind w:left="576" w:right="72" w:hanging="576"/>
    </w:pPr>
  </w:style>
  <w:style w:type="paragraph" w:styleId="BodyText2">
    <w:name w:val="Body Text 2"/>
    <w:basedOn w:val="Normal"/>
    <w:link w:val="BodyText2Char"/>
    <w:rsid w:val="000844AD"/>
    <w:pPr>
      <w:spacing w:before="240" w:line="280" w:lineRule="exact"/>
    </w:pPr>
    <w:rPr>
      <w:b/>
      <w:bCs/>
      <w:sz w:val="24"/>
    </w:rPr>
  </w:style>
  <w:style w:type="paragraph" w:styleId="Header">
    <w:name w:val="header"/>
    <w:basedOn w:val="Normal"/>
    <w:link w:val="HeaderChar"/>
    <w:rsid w:val="000844AD"/>
    <w:pPr>
      <w:tabs>
        <w:tab w:val="clear" w:pos="576"/>
        <w:tab w:val="clear" w:pos="1152"/>
        <w:tab w:val="clear" w:pos="1728"/>
        <w:tab w:val="clear" w:pos="2304"/>
        <w:tab w:val="clear" w:pos="2880"/>
        <w:tab w:val="center" w:pos="4320"/>
        <w:tab w:val="right" w:pos="8640"/>
      </w:tabs>
    </w:pPr>
  </w:style>
  <w:style w:type="character" w:styleId="PageNumber">
    <w:name w:val="page number"/>
    <w:basedOn w:val="DefaultParagraphFont"/>
    <w:rsid w:val="000844AD"/>
  </w:style>
  <w:style w:type="paragraph" w:styleId="BodyText">
    <w:name w:val="Body Text"/>
    <w:basedOn w:val="Normal"/>
    <w:rsid w:val="000844AD"/>
    <w:pPr>
      <w:spacing w:after="120"/>
    </w:pPr>
  </w:style>
  <w:style w:type="paragraph" w:styleId="Footer">
    <w:name w:val="footer"/>
    <w:basedOn w:val="Normal"/>
    <w:link w:val="FooterChar"/>
    <w:uiPriority w:val="99"/>
    <w:rsid w:val="00E63D13"/>
    <w:pPr>
      <w:tabs>
        <w:tab w:val="clear" w:pos="576"/>
        <w:tab w:val="clear" w:pos="1152"/>
        <w:tab w:val="clear" w:pos="1728"/>
        <w:tab w:val="clear" w:pos="2304"/>
        <w:tab w:val="clear" w:pos="2880"/>
        <w:tab w:val="center" w:pos="4320"/>
        <w:tab w:val="right" w:pos="8640"/>
      </w:tabs>
    </w:pPr>
  </w:style>
  <w:style w:type="paragraph" w:styleId="BalloonText">
    <w:name w:val="Balloon Text"/>
    <w:basedOn w:val="Normal"/>
    <w:link w:val="BalloonTextChar"/>
    <w:rsid w:val="00EA0C26"/>
    <w:pPr>
      <w:spacing w:before="0"/>
    </w:pPr>
    <w:rPr>
      <w:rFonts w:ascii="Tahoma" w:hAnsi="Tahoma" w:cs="Tahoma"/>
      <w:sz w:val="16"/>
      <w:szCs w:val="16"/>
    </w:rPr>
  </w:style>
  <w:style w:type="character" w:customStyle="1" w:styleId="BalloonTextChar">
    <w:name w:val="Balloon Text Char"/>
    <w:basedOn w:val="DefaultParagraphFont"/>
    <w:link w:val="BalloonText"/>
    <w:rsid w:val="00EA0C26"/>
    <w:rPr>
      <w:rFonts w:ascii="Tahoma" w:hAnsi="Tahoma" w:cs="Tahoma"/>
      <w:sz w:val="16"/>
      <w:szCs w:val="16"/>
    </w:rPr>
  </w:style>
  <w:style w:type="character" w:customStyle="1" w:styleId="BodyText2Char">
    <w:name w:val="Body Text 2 Char"/>
    <w:basedOn w:val="DefaultParagraphFont"/>
    <w:link w:val="BodyText2"/>
    <w:rsid w:val="00D57F2D"/>
    <w:rPr>
      <w:b/>
      <w:bCs/>
      <w:sz w:val="24"/>
    </w:rPr>
  </w:style>
  <w:style w:type="character" w:customStyle="1" w:styleId="Heading4Char">
    <w:name w:val="Heading 4 Char"/>
    <w:basedOn w:val="DefaultParagraphFont"/>
    <w:link w:val="Heading4"/>
    <w:rsid w:val="003B373D"/>
    <w:rPr>
      <w:rFonts w:asciiTheme="majorHAnsi" w:eastAsiaTheme="majorEastAsia" w:hAnsiTheme="majorHAnsi" w:cstheme="majorBidi"/>
      <w:b/>
      <w:bCs/>
      <w:i/>
      <w:iCs/>
      <w:color w:val="4F81BD" w:themeColor="accent1"/>
    </w:rPr>
  </w:style>
  <w:style w:type="character" w:customStyle="1" w:styleId="Heading1Char">
    <w:name w:val="Heading 1 Char"/>
    <w:link w:val="Heading1"/>
    <w:rsid w:val="007B50E3"/>
    <w:rPr>
      <w:rFonts w:ascii="Arial" w:hAnsi="Arial"/>
      <w:b/>
      <w:caps/>
    </w:rPr>
  </w:style>
  <w:style w:type="paragraph" w:styleId="ListParagraph">
    <w:name w:val="List Paragraph"/>
    <w:basedOn w:val="Normal"/>
    <w:uiPriority w:val="34"/>
    <w:qFormat/>
    <w:rsid w:val="005117AF"/>
    <w:pPr>
      <w:ind w:left="720"/>
      <w:contextualSpacing/>
    </w:pPr>
  </w:style>
  <w:style w:type="paragraph" w:styleId="BodyText3">
    <w:name w:val="Body Text 3"/>
    <w:basedOn w:val="Normal"/>
    <w:link w:val="BodyText3Char"/>
    <w:unhideWhenUsed/>
    <w:rsid w:val="00045A2D"/>
    <w:pPr>
      <w:spacing w:after="120"/>
    </w:pPr>
    <w:rPr>
      <w:sz w:val="16"/>
      <w:szCs w:val="16"/>
    </w:rPr>
  </w:style>
  <w:style w:type="character" w:customStyle="1" w:styleId="BodyText3Char">
    <w:name w:val="Body Text 3 Char"/>
    <w:basedOn w:val="DefaultParagraphFont"/>
    <w:link w:val="BodyText3"/>
    <w:rsid w:val="00045A2D"/>
    <w:rPr>
      <w:sz w:val="16"/>
      <w:szCs w:val="16"/>
    </w:rPr>
  </w:style>
  <w:style w:type="character" w:customStyle="1" w:styleId="HeaderChar">
    <w:name w:val="Header Char"/>
    <w:basedOn w:val="DefaultParagraphFont"/>
    <w:link w:val="Header"/>
    <w:rsid w:val="00045A2D"/>
  </w:style>
  <w:style w:type="character" w:customStyle="1" w:styleId="FooterChar">
    <w:name w:val="Footer Char"/>
    <w:basedOn w:val="DefaultParagraphFont"/>
    <w:link w:val="Footer"/>
    <w:uiPriority w:val="99"/>
    <w:rsid w:val="00045A2D"/>
  </w:style>
  <w:style w:type="paragraph" w:customStyle="1" w:styleId="address">
    <w:name w:val="address"/>
    <w:basedOn w:val="BodyText3"/>
    <w:link w:val="addressChar"/>
    <w:rsid w:val="00045A2D"/>
    <w:pPr>
      <w:widowControl w:val="0"/>
      <w:tabs>
        <w:tab w:val="clear" w:pos="576"/>
        <w:tab w:val="clear" w:pos="1152"/>
        <w:tab w:val="clear" w:pos="1728"/>
        <w:tab w:val="clear" w:pos="2304"/>
        <w:tab w:val="clear" w:pos="2880"/>
      </w:tabs>
      <w:spacing w:before="240" w:after="0"/>
    </w:pPr>
    <w:rPr>
      <w:b/>
      <w:color w:val="000000"/>
      <w:sz w:val="24"/>
      <w:szCs w:val="20"/>
    </w:rPr>
  </w:style>
  <w:style w:type="character" w:customStyle="1" w:styleId="addressChar">
    <w:name w:val="address Char"/>
    <w:basedOn w:val="DefaultParagraphFont"/>
    <w:link w:val="address"/>
    <w:rsid w:val="00045A2D"/>
    <w:rPr>
      <w:b/>
      <w:color w:val="000000"/>
      <w:sz w:val="24"/>
    </w:rPr>
  </w:style>
  <w:style w:type="character" w:styleId="Hyperlink">
    <w:name w:val="Hyperlink"/>
    <w:basedOn w:val="DefaultParagraphFont"/>
    <w:rsid w:val="00F75984"/>
    <w:rPr>
      <w:color w:val="0000FF"/>
      <w:u w:val="single"/>
    </w:rPr>
  </w:style>
  <w:style w:type="paragraph" w:styleId="NormalWeb">
    <w:name w:val="Normal (Web)"/>
    <w:basedOn w:val="Normal"/>
    <w:uiPriority w:val="99"/>
    <w:unhideWhenUsed/>
    <w:rsid w:val="00D5343F"/>
    <w:pPr>
      <w:tabs>
        <w:tab w:val="clear" w:pos="576"/>
        <w:tab w:val="clear" w:pos="1152"/>
        <w:tab w:val="clear" w:pos="1728"/>
        <w:tab w:val="clear" w:pos="2304"/>
        <w:tab w:val="clear" w:pos="2880"/>
      </w:tabs>
      <w:spacing w:before="100" w:beforeAutospacing="1" w:after="100" w:afterAutospacing="1"/>
    </w:pPr>
    <w:rPr>
      <w:sz w:val="24"/>
      <w:szCs w:val="24"/>
    </w:rPr>
  </w:style>
  <w:style w:type="character" w:styleId="CommentReference">
    <w:name w:val="annotation reference"/>
    <w:basedOn w:val="DefaultParagraphFont"/>
    <w:semiHidden/>
    <w:unhideWhenUsed/>
    <w:rsid w:val="0060182E"/>
    <w:rPr>
      <w:sz w:val="16"/>
      <w:szCs w:val="16"/>
    </w:rPr>
  </w:style>
  <w:style w:type="paragraph" w:styleId="CommentText">
    <w:name w:val="annotation text"/>
    <w:basedOn w:val="Normal"/>
    <w:link w:val="CommentTextChar"/>
    <w:unhideWhenUsed/>
    <w:rsid w:val="0060182E"/>
  </w:style>
  <w:style w:type="character" w:customStyle="1" w:styleId="CommentTextChar">
    <w:name w:val="Comment Text Char"/>
    <w:basedOn w:val="DefaultParagraphFont"/>
    <w:link w:val="CommentText"/>
    <w:rsid w:val="0060182E"/>
  </w:style>
  <w:style w:type="paragraph" w:styleId="CommentSubject">
    <w:name w:val="annotation subject"/>
    <w:basedOn w:val="CommentText"/>
    <w:next w:val="CommentText"/>
    <w:link w:val="CommentSubjectChar"/>
    <w:semiHidden/>
    <w:unhideWhenUsed/>
    <w:rsid w:val="0060182E"/>
    <w:rPr>
      <w:b/>
      <w:bCs/>
    </w:rPr>
  </w:style>
  <w:style w:type="character" w:customStyle="1" w:styleId="CommentSubjectChar">
    <w:name w:val="Comment Subject Char"/>
    <w:basedOn w:val="CommentTextChar"/>
    <w:link w:val="CommentSubject"/>
    <w:semiHidden/>
    <w:rsid w:val="0060182E"/>
    <w:rPr>
      <w:b/>
      <w:bCs/>
    </w:rPr>
  </w:style>
  <w:style w:type="paragraph" w:customStyle="1" w:styleId="paragraph">
    <w:name w:val="paragraph"/>
    <w:basedOn w:val="Normal"/>
    <w:rsid w:val="009C696A"/>
    <w:pPr>
      <w:tabs>
        <w:tab w:val="clear" w:pos="576"/>
        <w:tab w:val="clear" w:pos="1152"/>
        <w:tab w:val="clear" w:pos="1728"/>
        <w:tab w:val="clear" w:pos="2304"/>
        <w:tab w:val="clear" w:pos="2880"/>
      </w:tabs>
      <w:spacing w:before="0"/>
    </w:pPr>
    <w:rPr>
      <w:sz w:val="24"/>
      <w:szCs w:val="24"/>
    </w:rPr>
  </w:style>
  <w:style w:type="character" w:customStyle="1" w:styleId="normaltextrun1">
    <w:name w:val="normaltextrun1"/>
    <w:basedOn w:val="DefaultParagraphFont"/>
    <w:rsid w:val="009C696A"/>
  </w:style>
  <w:style w:type="character" w:customStyle="1" w:styleId="eop">
    <w:name w:val="eop"/>
    <w:basedOn w:val="DefaultParagraphFont"/>
    <w:rsid w:val="009C696A"/>
  </w:style>
  <w:style w:type="character" w:customStyle="1" w:styleId="spellingerror">
    <w:name w:val="spellingerror"/>
    <w:basedOn w:val="DefaultParagraphFont"/>
    <w:rsid w:val="00FE4628"/>
  </w:style>
  <w:style w:type="character" w:customStyle="1" w:styleId="advancedproofingissue">
    <w:name w:val="advancedproofingissue"/>
    <w:basedOn w:val="DefaultParagraphFont"/>
    <w:rsid w:val="00FE4628"/>
  </w:style>
  <w:style w:type="character" w:customStyle="1" w:styleId="Heading2Char">
    <w:name w:val="Heading 2 Char"/>
    <w:basedOn w:val="DefaultParagraphFont"/>
    <w:link w:val="Heading2"/>
    <w:semiHidden/>
    <w:rsid w:val="00990CBA"/>
    <w:rPr>
      <w:rFonts w:asciiTheme="majorHAnsi" w:eastAsiaTheme="majorEastAsia" w:hAnsiTheme="majorHAnsi" w:cstheme="majorBidi"/>
      <w:color w:val="365F91" w:themeColor="accent1" w:themeShade="BF"/>
      <w:sz w:val="26"/>
      <w:szCs w:val="26"/>
    </w:rPr>
  </w:style>
  <w:style w:type="paragraph" w:styleId="Revision">
    <w:name w:val="Revision"/>
    <w:hidden/>
    <w:uiPriority w:val="99"/>
    <w:semiHidden/>
    <w:rsid w:val="00990C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62769">
      <w:bodyDiv w:val="1"/>
      <w:marLeft w:val="0"/>
      <w:marRight w:val="0"/>
      <w:marTop w:val="0"/>
      <w:marBottom w:val="0"/>
      <w:divBdr>
        <w:top w:val="none" w:sz="0" w:space="0" w:color="auto"/>
        <w:left w:val="none" w:sz="0" w:space="0" w:color="auto"/>
        <w:bottom w:val="none" w:sz="0" w:space="0" w:color="auto"/>
        <w:right w:val="none" w:sz="0" w:space="0" w:color="auto"/>
      </w:divBdr>
    </w:div>
    <w:div w:id="1066876164">
      <w:bodyDiv w:val="1"/>
      <w:marLeft w:val="0"/>
      <w:marRight w:val="0"/>
      <w:marTop w:val="0"/>
      <w:marBottom w:val="0"/>
      <w:divBdr>
        <w:top w:val="none" w:sz="0" w:space="0" w:color="auto"/>
        <w:left w:val="none" w:sz="0" w:space="0" w:color="auto"/>
        <w:bottom w:val="none" w:sz="0" w:space="0" w:color="auto"/>
        <w:right w:val="none" w:sz="0" w:space="0" w:color="auto"/>
      </w:divBdr>
    </w:div>
    <w:div w:id="1261796738">
      <w:bodyDiv w:val="1"/>
      <w:marLeft w:val="0"/>
      <w:marRight w:val="0"/>
      <w:marTop w:val="0"/>
      <w:marBottom w:val="0"/>
      <w:divBdr>
        <w:top w:val="none" w:sz="0" w:space="0" w:color="auto"/>
        <w:left w:val="none" w:sz="0" w:space="0" w:color="auto"/>
        <w:bottom w:val="none" w:sz="0" w:space="0" w:color="auto"/>
        <w:right w:val="none" w:sz="0" w:space="0" w:color="auto"/>
      </w:divBdr>
    </w:div>
    <w:div w:id="1655597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D050A74BA8B624FBF0C4BB8E28A60CC" ma:contentTypeVersion="8" ma:contentTypeDescription="Create a new document." ma:contentTypeScope="" ma:versionID="76f2a7541faac644e441c553452dfe1f">
  <xsd:schema xmlns:xsd="http://www.w3.org/2001/XMLSchema" xmlns:xs="http://www.w3.org/2001/XMLSchema" xmlns:p="http://schemas.microsoft.com/office/2006/metadata/properties" xmlns:ns2="65b15ebe-7e16-40dc-aaad-16934b66b40e" targetNamespace="http://schemas.microsoft.com/office/2006/metadata/properties" ma:root="true" ma:fieldsID="3b9cce21b213cb4ebf86a6df5ce94d1b" ns2:_="">
    <xsd:import namespace="65b15ebe-7e16-40dc-aaad-16934b66b40e"/>
    <xsd:element name="properties">
      <xsd:complexType>
        <xsd:sequence>
          <xsd:element name="documentManagement">
            <xsd:complexType>
              <xsd:all>
                <xsd:element ref="ns2:Category" minOccurs="0"/>
                <xsd:element ref="ns2:Department" minOccurs="0"/>
                <xsd:element ref="ns2:Category0"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b15ebe-7e16-40dc-aaad-16934b66b40e" elementFormDefault="qualified">
    <xsd:import namespace="http://schemas.microsoft.com/office/2006/documentManagement/types"/>
    <xsd:import namespace="http://schemas.microsoft.com/office/infopath/2007/PartnerControls"/>
    <xsd:element name="Category" ma:index="4" nillable="true" ma:displayName="Description" ma:format="Dropdown" ma:internalName="Category" ma:readOnly="false">
      <xsd:simpleType>
        <xsd:restriction base="dms:Choice">
          <xsd:enumeration value="AUP"/>
          <xsd:enumeration value="Broker Dealer"/>
          <xsd:enumeration value="C Corporation Tax Return"/>
          <xsd:enumeration value="Compliations"/>
          <xsd:enumeration value="Cost Certification"/>
          <xsd:enumeration value="Estate Tax Return"/>
          <xsd:enumeration value="Exempt Organization Tax Return"/>
          <xsd:enumeration value="Gift Tax Return"/>
          <xsd:enumeration value="HCD"/>
          <xsd:enumeration value="HUD"/>
          <xsd:enumeration value="Individual Tax Return"/>
          <xsd:enumeration value="Julie's Group"/>
          <xsd:enumeration value="LAHD"/>
          <xsd:enumeration value="LIH"/>
          <xsd:enumeration value="Litigation Support"/>
          <xsd:enumeration value="M&amp;A Buy Side"/>
          <xsd:enumeration value="M&amp;A Sell Side"/>
          <xsd:enumeration value="Mara's Group"/>
          <xsd:enumeration value="Nonprofit Organizations"/>
          <xsd:enumeration value="Nonpublic Companies"/>
          <xsd:enumeration value="Partnership Tax Return"/>
          <xsd:enumeration value="Positive Cash Flow"/>
          <xsd:enumeration value="Reviews"/>
          <xsd:enumeration value="S Corporation Tax Return"/>
          <xsd:enumeration value="Tax Consulting"/>
          <xsd:enumeration value="Tax Litigation"/>
          <xsd:enumeration value="Tax Memo Template"/>
          <xsd:enumeration value="Tax Provision"/>
          <xsd:enumeration value="Template"/>
          <xsd:enumeration value="Transition"/>
          <xsd:enumeration value="Trust Tax Return"/>
        </xsd:restriction>
      </xsd:simpleType>
    </xsd:element>
    <xsd:element name="Department" ma:index="5" nillable="true" ma:displayName="Department" ma:format="Dropdown" ma:internalName="Department" ma:readOnly="false">
      <xsd:simpleType>
        <xsd:restriction base="dms:Choice">
          <xsd:enumeration value="Audit"/>
          <xsd:enumeration value="Business Management"/>
          <xsd:enumeration value="Tax"/>
        </xsd:restriction>
      </xsd:simpleType>
    </xsd:element>
    <xsd:element name="Category0" ma:index="6" nillable="true" ma:displayName="Category" ma:format="Dropdown" ma:internalName="Category0" ma:readOnly="false">
      <xsd:simpleType>
        <xsd:restriction base="dms:Choice">
          <xsd:enumeration value="Conflict Waiver"/>
          <xsd:enumeration value="Disengagement Letters"/>
          <xsd:enumeration value="Engagement Letters"/>
          <xsd:enumeration value="Consent to Electronic K-1"/>
          <xsd:enumeration value="Miscellaneous"/>
          <xsd:enumeration value="Organizer Letter"/>
          <xsd:enumeration value="Request for Tax Return Information"/>
          <xsd:enumeration value="Tax Memorandum Templates"/>
          <xsd:enumeration value="Access Letters"/>
          <xsd:enumeration value="Transition to New CPA"/>
          <xsd:enumeration value="Year-End Planning"/>
          <xsd:enumeration value="M&amp;A"/>
          <xsd:enumeration value="M&amp;A Workpaper Access"/>
          <xsd:enumeration value="Other"/>
          <xsd:enumeration value="-"/>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8"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Category xmlns="65b15ebe-7e16-40dc-aaad-16934b66b40e">M&amp;A Sell Side</Category>
    <Category0 xmlns="65b15ebe-7e16-40dc-aaad-16934b66b40e">M&amp;A</Category0>
    <Department xmlns="65b15ebe-7e16-40dc-aaad-16934b66b40e">Tax</Department>
  </documentManagement>
</p:properties>
</file>

<file path=customXml/itemProps1.xml><?xml version="1.0" encoding="utf-8"?>
<ds:datastoreItem xmlns:ds="http://schemas.openxmlformats.org/officeDocument/2006/customXml" ds:itemID="{15AFFBD4-906C-4307-8A61-C57EF3E945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b15ebe-7e16-40dc-aaad-16934b66b4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C07881D-44D7-43F0-855F-4A66938746F6}">
  <ds:schemaRefs>
    <ds:schemaRef ds:uri="http://schemas.microsoft.com/sharepoint/v3/contenttype/forms"/>
  </ds:schemaRefs>
</ds:datastoreItem>
</file>

<file path=customXml/itemProps3.xml><?xml version="1.0" encoding="utf-8"?>
<ds:datastoreItem xmlns:ds="http://schemas.openxmlformats.org/officeDocument/2006/customXml" ds:itemID="{5C8F7DAC-5F77-4A2E-9012-52032FCEF374}">
  <ds:schemaRefs>
    <ds:schemaRef ds:uri="http://schemas.openxmlformats.org/officeDocument/2006/bibliography"/>
  </ds:schemaRefs>
</ds:datastoreItem>
</file>

<file path=customXml/itemProps4.xml><?xml version="1.0" encoding="utf-8"?>
<ds:datastoreItem xmlns:ds="http://schemas.openxmlformats.org/officeDocument/2006/customXml" ds:itemID="{DC34B27C-BB85-4D04-88AE-60D142C6B34D}">
  <ds:schemaRefs>
    <ds:schemaRef ds:uri="http://schemas.microsoft.com/office/2006/metadata/properties"/>
    <ds:schemaRef ds:uri="http://schemas.microsoft.com/office/infopath/2007/PartnerControls"/>
    <ds:schemaRef ds:uri="65b15ebe-7e16-40dc-aaad-16934b66b40e"/>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6</Pages>
  <Words>2254</Words>
  <Characters>14218</Characters>
  <Application>Microsoft Office Word</Application>
  <DocSecurity>0</DocSecurity>
  <Lines>245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Arthur McDaniel</dc:creator>
  <cp:lastModifiedBy>Steve Squillario</cp:lastModifiedBy>
  <cp:revision>5</cp:revision>
  <cp:lastPrinted>2016-02-12T23:23:00Z</cp:lastPrinted>
  <dcterms:created xsi:type="dcterms:W3CDTF">2026-02-25T19:02:00Z</dcterms:created>
  <dcterms:modified xsi:type="dcterms:W3CDTF">2026-02-25T19:19:00Z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0x010100DD050A74BA8B624FBF0C4BB8E28A60CC</vt:lpwstr>
  </property>
  <property fmtid="{D5CDD505-2E9C-101B-9397-08002B2CF9AE}" pid="3" name="Category0">
    <vt:lpwstr>Engagement Letters</vt:lpwstr>
  </property>
  <property fmtid="{D5CDD505-2E9C-101B-9397-08002B2CF9AE}" pid="4" name="Category">
    <vt:lpwstr>M&amp;A Sell Side</vt:lpwstr>
  </property>
  <property fmtid="{D5CDD505-2E9C-101B-9397-08002B2CF9AE}" pid="5" name="Department">
    <vt:lpwstr>Tax</vt:lpwstr>
  </property>
</Properties>
</file>