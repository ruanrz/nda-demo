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F780" w14:textId="1F7230F6" w:rsidR="000844AD" w:rsidRPr="0045144B" w:rsidRDefault="00C17FE2"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fldChar w:fldCharType="begin"/>
      </w:r>
      <w:r>
        <w:rPr>
          <w:rFonts w:asciiTheme="minorHAnsi" w:hAnsiTheme="minorHAnsi" w:cstheme="minorHAnsi"/>
          <w:b w:val="0"/>
          <w:color w:val="000000" w:themeColor="text1"/>
          <w:sz w:val="21"/>
          <w:szCs w:val="21"/>
          <w:u w:color="000000" w:themeColor="text1"/>
        </w:rPr>
        <w:instrText xml:space="preserve"> DATE \@ "MMMM d, yyyy" </w:instrText>
      </w:r>
      <w:r>
        <w:rPr>
          <w:rFonts w:asciiTheme="minorHAnsi" w:hAnsiTheme="minorHAnsi" w:cstheme="minorHAnsi"/>
          <w:b w:val="0"/>
          <w:color w:val="000000" w:themeColor="text1"/>
          <w:sz w:val="21"/>
          <w:szCs w:val="21"/>
          <w:u w:color="000000" w:themeColor="text1"/>
        </w:rPr>
        <w:fldChar w:fldCharType="separate"/>
      </w:r>
      <w:ins w:id="0" w:author="Steve Squillario" w:date="2026-02-25T17:36:00Z" w16du:dateUtc="2026-02-26T01:36:00Z">
        <w:r w:rsidR="00AF6B6A">
          <w:rPr>
            <w:rFonts w:asciiTheme="minorHAnsi" w:hAnsiTheme="minorHAnsi" w:cstheme="minorHAnsi"/>
            <w:b w:val="0"/>
            <w:noProof/>
            <w:color w:val="000000" w:themeColor="text1"/>
            <w:sz w:val="21"/>
            <w:szCs w:val="21"/>
            <w:u w:color="000000" w:themeColor="text1"/>
          </w:rPr>
          <w:t>February 25, 2026</w:t>
        </w:r>
      </w:ins>
      <w:ins w:id="1" w:author="Chujun Yang" w:date="2026-02-25T17:47:00Z" w16du:dateUtc="2026-02-25T22:47:00Z">
        <w:del w:id="2" w:author="Steve Squillario" w:date="2026-02-25T17:36:00Z" w16du:dateUtc="2026-02-26T01:36:00Z">
          <w:r w:rsidR="00407E65" w:rsidDel="00AF6B6A">
            <w:rPr>
              <w:rFonts w:asciiTheme="minorHAnsi" w:hAnsiTheme="minorHAnsi" w:cstheme="minorHAnsi"/>
              <w:b w:val="0"/>
              <w:noProof/>
              <w:color w:val="000000" w:themeColor="text1"/>
              <w:sz w:val="21"/>
              <w:szCs w:val="21"/>
              <w:u w:color="000000" w:themeColor="text1"/>
            </w:rPr>
            <w:delText>February 25, 2026</w:delText>
          </w:r>
        </w:del>
      </w:ins>
      <w:del w:id="3" w:author="Steve Squillario" w:date="2026-02-25T17:36:00Z" w16du:dateUtc="2026-02-26T01:36:00Z">
        <w:r w:rsidR="00EE29A8" w:rsidDel="00AF6B6A">
          <w:rPr>
            <w:rFonts w:asciiTheme="minorHAnsi" w:hAnsiTheme="minorHAnsi" w:cstheme="minorHAnsi"/>
            <w:b w:val="0"/>
            <w:noProof/>
            <w:color w:val="000000" w:themeColor="text1"/>
            <w:sz w:val="21"/>
            <w:szCs w:val="21"/>
            <w:u w:color="000000" w:themeColor="text1"/>
          </w:rPr>
          <w:delText>February 24, 2026</w:delText>
        </w:r>
      </w:del>
      <w:r>
        <w:rPr>
          <w:rFonts w:asciiTheme="minorHAnsi" w:hAnsiTheme="minorHAnsi" w:cstheme="minorHAnsi"/>
          <w:b w:val="0"/>
          <w:color w:val="000000" w:themeColor="text1"/>
          <w:sz w:val="21"/>
          <w:szCs w:val="21"/>
          <w:u w:color="000000" w:themeColor="text1"/>
        </w:rPr>
        <w:fldChar w:fldCharType="end"/>
      </w:r>
    </w:p>
    <w:p w14:paraId="1FCBF781" w14:textId="4829226C" w:rsidR="000844AD" w:rsidRPr="0045144B" w:rsidRDefault="000844AD"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4C3BB3D5" w14:textId="77777777" w:rsidR="00B82AD1" w:rsidRPr="0045144B" w:rsidRDefault="00B82AD1"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58AC3C7B" w14:textId="3FD19782" w:rsidR="003B373D" w:rsidRPr="0045144B" w:rsidRDefault="003B373D" w:rsidP="0045144B">
      <w:pPr>
        <w:pStyle w:val="BodyText"/>
        <w:suppressAutoHyphens/>
        <w:spacing w:before="0" w:after="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VIA EMAIL</w:t>
      </w:r>
    </w:p>
    <w:p w14:paraId="66AE207A" w14:textId="77777777" w:rsidR="00BD5308" w:rsidRPr="0045144B" w:rsidRDefault="00BD5308" w:rsidP="0045144B">
      <w:pPr>
        <w:pStyle w:val="BodyText"/>
        <w:suppressAutoHyphens/>
        <w:spacing w:before="0" w:after="0"/>
        <w:jc w:val="both"/>
        <w:rPr>
          <w:rFonts w:asciiTheme="minorHAnsi" w:hAnsiTheme="minorHAnsi" w:cstheme="minorHAnsi"/>
          <w:b/>
          <w:color w:val="000000" w:themeColor="text1"/>
          <w:sz w:val="21"/>
          <w:szCs w:val="21"/>
          <w:u w:color="000000" w:themeColor="text1"/>
        </w:rPr>
      </w:pPr>
    </w:p>
    <w:p w14:paraId="37BB74E0" w14:textId="0283C767" w:rsidR="00C53F36" w:rsidRDefault="00C53F36" w:rsidP="00C53F36">
      <w:pPr>
        <w:pStyle w:val="BodyText"/>
        <w:suppressAutoHyphens/>
        <w:spacing w:before="0"/>
        <w:jc w:val="both"/>
        <w:rPr>
          <w:rFonts w:asciiTheme="minorHAnsi" w:hAnsiTheme="minorHAnsi" w:cstheme="minorHAnsi"/>
          <w:color w:val="000000" w:themeColor="text1"/>
          <w:sz w:val="21"/>
          <w:szCs w:val="21"/>
          <w:u w:color="000000" w:themeColor="text1"/>
        </w:rPr>
      </w:pPr>
      <w:r w:rsidRPr="00C53F36">
        <w:rPr>
          <w:rFonts w:asciiTheme="minorHAnsi" w:hAnsiTheme="minorHAnsi" w:cstheme="minorHAnsi"/>
          <w:color w:val="000000" w:themeColor="text1"/>
          <w:sz w:val="21"/>
          <w:szCs w:val="21"/>
          <w:u w:color="000000" w:themeColor="text1"/>
        </w:rPr>
        <w:t>Colbeck Capital Management, LLC</w:t>
      </w:r>
    </w:p>
    <w:p w14:paraId="3D0F5635" w14:textId="61313497" w:rsidR="00C53F36" w:rsidRPr="00C53F36" w:rsidRDefault="00C53F36" w:rsidP="00C53F36">
      <w:pPr>
        <w:pStyle w:val="BodyText"/>
        <w:suppressAutoHyphens/>
        <w:spacing w:before="0"/>
        <w:jc w:val="both"/>
        <w:rPr>
          <w:rFonts w:asciiTheme="minorHAnsi" w:hAnsiTheme="minorHAnsi" w:cstheme="minorHAnsi"/>
          <w:color w:val="000000" w:themeColor="text1"/>
          <w:sz w:val="21"/>
          <w:szCs w:val="21"/>
          <w:u w:color="000000" w:themeColor="text1"/>
        </w:rPr>
      </w:pPr>
      <w:r w:rsidRPr="00C53F36">
        <w:rPr>
          <w:rFonts w:asciiTheme="minorHAnsi" w:hAnsiTheme="minorHAnsi" w:cstheme="minorHAnsi"/>
          <w:color w:val="000000" w:themeColor="text1"/>
          <w:sz w:val="21"/>
          <w:szCs w:val="21"/>
          <w:u w:color="000000" w:themeColor="text1"/>
        </w:rPr>
        <w:t>888 Seventh Avenue, 29th Floor</w:t>
      </w:r>
    </w:p>
    <w:p w14:paraId="1BB39593" w14:textId="106B0520" w:rsidR="00045A2D" w:rsidRPr="0045144B" w:rsidRDefault="00C53F36" w:rsidP="00C53F36">
      <w:pPr>
        <w:pStyle w:val="BodyText"/>
        <w:suppressAutoHyphens/>
        <w:spacing w:before="0" w:after="0"/>
        <w:jc w:val="both"/>
        <w:rPr>
          <w:rFonts w:asciiTheme="minorHAnsi" w:hAnsiTheme="minorHAnsi" w:cstheme="minorHAnsi"/>
          <w:color w:val="000000" w:themeColor="text1"/>
          <w:sz w:val="21"/>
          <w:szCs w:val="21"/>
          <w:u w:color="000000" w:themeColor="text1"/>
        </w:rPr>
      </w:pPr>
      <w:r w:rsidRPr="00C53F36">
        <w:rPr>
          <w:rFonts w:asciiTheme="minorHAnsi" w:hAnsiTheme="minorHAnsi" w:cstheme="minorHAnsi"/>
          <w:color w:val="000000" w:themeColor="text1"/>
          <w:sz w:val="21"/>
          <w:szCs w:val="21"/>
          <w:u w:color="000000" w:themeColor="text1"/>
        </w:rPr>
        <w:t>New York, NY 10106</w:t>
      </w:r>
    </w:p>
    <w:p w14:paraId="7F920B3C" w14:textId="77777777" w:rsidR="00C53F36" w:rsidRDefault="00C53F36"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77817AED" w14:textId="77777777" w:rsidR="00C53F36" w:rsidRDefault="00C53F36"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37DEF70" w14:textId="4DA13840"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Dear </w:t>
      </w:r>
      <w:r w:rsidR="00C53F36">
        <w:rPr>
          <w:rFonts w:asciiTheme="minorHAnsi" w:hAnsiTheme="minorHAnsi" w:cstheme="minorHAnsi" w:hint="eastAsia"/>
          <w:color w:val="000000" w:themeColor="text1"/>
          <w:sz w:val="21"/>
          <w:szCs w:val="21"/>
          <w:u w:color="000000" w:themeColor="text1"/>
          <w:lang w:eastAsia="zh-CN"/>
        </w:rPr>
        <w:t xml:space="preserve">Colbeck </w:t>
      </w:r>
      <w:r w:rsidR="00590821">
        <w:rPr>
          <w:rFonts w:asciiTheme="minorHAnsi" w:hAnsiTheme="minorHAnsi" w:cstheme="minorHAnsi"/>
          <w:color w:val="000000" w:themeColor="text1"/>
          <w:sz w:val="21"/>
          <w:szCs w:val="21"/>
          <w:u w:color="000000" w:themeColor="text1"/>
          <w:lang w:eastAsia="zh-CN"/>
        </w:rPr>
        <w:t>Capital Management, LLC</w:t>
      </w:r>
      <w:r w:rsidRPr="0045144B">
        <w:rPr>
          <w:rFonts w:asciiTheme="minorHAnsi" w:hAnsiTheme="minorHAnsi" w:cstheme="minorHAnsi"/>
          <w:color w:val="000000" w:themeColor="text1"/>
          <w:sz w:val="21"/>
          <w:szCs w:val="21"/>
          <w:u w:color="000000" w:themeColor="text1"/>
        </w:rPr>
        <w:t>:</w:t>
      </w:r>
    </w:p>
    <w:p w14:paraId="21576DA9"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3216BB4C" w14:textId="7C20DBCA" w:rsidR="00045A2D" w:rsidRPr="0045144B" w:rsidRDefault="009C2894"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sz w:val="21"/>
          <w:szCs w:val="21"/>
          <w:u w:color="000000" w:themeColor="text1"/>
        </w:rPr>
        <w:t xml:space="preserve">Hall Chadwick NSW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Client</w:t>
      </w:r>
      <w:r w:rsidR="00045A2D" w:rsidRPr="0045144B">
        <w:rPr>
          <w:rFonts w:asciiTheme="minorHAnsi" w:hAnsiTheme="minorHAnsi" w:cstheme="minorHAnsi"/>
          <w:color w:val="000000" w:themeColor="text1"/>
          <w:sz w:val="21"/>
          <w:szCs w:val="21"/>
          <w:u w:color="000000" w:themeColor="text1"/>
        </w:rPr>
        <w:t xml:space="preserve">") engaged Holthouse Carlin &amp; Van </w:t>
      </w:r>
      <w:proofErr w:type="spellStart"/>
      <w:r w:rsidR="00045A2D" w:rsidRPr="0045144B">
        <w:rPr>
          <w:rFonts w:asciiTheme="minorHAnsi" w:hAnsiTheme="minorHAnsi" w:cstheme="minorHAnsi"/>
          <w:color w:val="000000" w:themeColor="text1"/>
          <w:sz w:val="21"/>
          <w:szCs w:val="21"/>
          <w:u w:color="000000" w:themeColor="text1"/>
        </w:rPr>
        <w:t>Trigt</w:t>
      </w:r>
      <w:proofErr w:type="spellEnd"/>
      <w:r w:rsidR="00045A2D" w:rsidRPr="0045144B">
        <w:rPr>
          <w:rFonts w:asciiTheme="minorHAnsi" w:hAnsiTheme="minorHAnsi" w:cstheme="minorHAnsi"/>
          <w:color w:val="000000" w:themeColor="text1"/>
          <w:sz w:val="21"/>
          <w:szCs w:val="21"/>
          <w:u w:color="000000" w:themeColor="text1"/>
        </w:rPr>
        <w:t xml:space="preserve"> LLP ("</w:t>
      </w:r>
      <w:r w:rsidR="00045A2D" w:rsidRPr="0045144B">
        <w:rPr>
          <w:rFonts w:asciiTheme="minorHAnsi" w:hAnsiTheme="minorHAnsi" w:cstheme="minorHAnsi"/>
          <w:color w:val="000000" w:themeColor="text1"/>
          <w:sz w:val="21"/>
          <w:szCs w:val="21"/>
          <w:u w:val="single" w:color="000000" w:themeColor="text1"/>
        </w:rPr>
        <w:t>HCVT</w:t>
      </w:r>
      <w:r w:rsidR="00045A2D" w:rsidRPr="0045144B">
        <w:rPr>
          <w:rFonts w:asciiTheme="minorHAnsi" w:hAnsiTheme="minorHAnsi" w:cstheme="minorHAnsi"/>
          <w:color w:val="000000" w:themeColor="text1"/>
          <w:sz w:val="21"/>
          <w:szCs w:val="21"/>
          <w:u w:color="000000" w:themeColor="text1"/>
        </w:rPr>
        <w:t xml:space="preserve">") under an engagement letter dated </w:t>
      </w:r>
      <w:r>
        <w:rPr>
          <w:rFonts w:asciiTheme="minorHAnsi" w:hAnsiTheme="minorHAnsi" w:cstheme="minorHAnsi"/>
          <w:color w:val="000000" w:themeColor="text1"/>
          <w:sz w:val="21"/>
          <w:szCs w:val="21"/>
          <w:u w:color="000000" w:themeColor="text1"/>
        </w:rPr>
        <w:t>July 8, 2025</w:t>
      </w:r>
      <w:r w:rsidR="00045A2D" w:rsidRPr="0045144B">
        <w:rPr>
          <w:rFonts w:asciiTheme="minorHAnsi" w:hAnsiTheme="minorHAnsi" w:cstheme="minorHAnsi"/>
          <w:color w:val="000000" w:themeColor="text1"/>
          <w:sz w:val="21"/>
          <w:szCs w:val="21"/>
          <w:u w:color="000000" w:themeColor="text1"/>
        </w:rPr>
        <w:t xml:space="preserve"> (the "</w:t>
      </w:r>
      <w:r w:rsidR="00045A2D" w:rsidRPr="0045144B">
        <w:rPr>
          <w:rFonts w:asciiTheme="minorHAnsi" w:hAnsiTheme="minorHAnsi" w:cstheme="minorHAnsi"/>
          <w:color w:val="000000" w:themeColor="text1"/>
          <w:sz w:val="21"/>
          <w:szCs w:val="21"/>
          <w:u w:val="single" w:color="000000" w:themeColor="text1"/>
        </w:rPr>
        <w:t>Engagement Letter</w:t>
      </w:r>
      <w:r w:rsidR="00045A2D" w:rsidRPr="0045144B">
        <w:rPr>
          <w:rFonts w:asciiTheme="minorHAnsi" w:hAnsiTheme="minorHAnsi" w:cstheme="minorHAnsi"/>
          <w:color w:val="000000" w:themeColor="text1"/>
          <w:sz w:val="21"/>
          <w:szCs w:val="21"/>
          <w:u w:color="000000" w:themeColor="text1"/>
        </w:rPr>
        <w:t>") to perform certain services. These services were to aid Client with its contemplated sale (</w:t>
      </w:r>
      <w:r w:rsidR="006D4DD4" w:rsidRPr="0045144B">
        <w:rPr>
          <w:rFonts w:asciiTheme="minorHAnsi" w:hAnsiTheme="minorHAnsi" w:cstheme="minorHAnsi"/>
          <w:color w:val="000000" w:themeColor="text1"/>
          <w:sz w:val="21"/>
          <w:szCs w:val="21"/>
          <w:u w:color="000000" w:themeColor="text1"/>
        </w:rPr>
        <w:t xml:space="preserve">the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Proposed Transaction</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rPr>
        <w:t>)</w:t>
      </w:r>
    </w:p>
    <w:p w14:paraId="2D1C105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8AC19F3" w14:textId="05545D59"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Client has asked that it be permitted to provide to </w:t>
      </w:r>
      <w:r w:rsidR="00C53F36" w:rsidRPr="00C53F36">
        <w:rPr>
          <w:rFonts w:asciiTheme="minorHAnsi" w:hAnsiTheme="minorHAnsi" w:cstheme="minorHAnsi"/>
          <w:noProof/>
          <w:color w:val="000000" w:themeColor="text1"/>
          <w:sz w:val="21"/>
          <w:szCs w:val="21"/>
          <w:u w:color="000000" w:themeColor="text1"/>
        </w:rPr>
        <w:t>Colbeck Capital Management, LLC</w:t>
      </w:r>
      <w:r w:rsidRPr="0045144B">
        <w:rPr>
          <w:rFonts w:asciiTheme="minorHAnsi" w:hAnsiTheme="minorHAnsi" w:cstheme="minorHAnsi"/>
          <w:noProof/>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val="single" w:color="000000" w:themeColor="text1"/>
        </w:rPr>
        <w:t>Recipient</w:t>
      </w:r>
      <w:r w:rsidRPr="0045144B">
        <w:rPr>
          <w:rFonts w:asciiTheme="minorHAnsi" w:hAnsiTheme="minorHAnsi" w:cstheme="minorHAnsi"/>
          <w:noProof/>
          <w:color w:val="000000" w:themeColor="text1"/>
          <w:sz w:val="21"/>
          <w:szCs w:val="21"/>
          <w:u w:color="000000" w:themeColor="text1"/>
        </w:rPr>
        <w:t>") a copy, agreed upon by Client and Recipient, of certain materials and information issued or prepared by HCVT for Client with respect to the services described in the Engagement Letter (collectively, the "</w:t>
      </w:r>
      <w:r w:rsidRPr="0045144B">
        <w:rPr>
          <w:rFonts w:asciiTheme="minorHAnsi" w:hAnsiTheme="minorHAnsi" w:cstheme="minorHAnsi"/>
          <w:noProof/>
          <w:color w:val="000000" w:themeColor="text1"/>
          <w:sz w:val="21"/>
          <w:szCs w:val="21"/>
          <w:u w:val="single" w:color="000000" w:themeColor="text1"/>
        </w:rPr>
        <w:t>Information</w:t>
      </w:r>
      <w:r w:rsidRPr="0045144B">
        <w:rPr>
          <w:rFonts w:asciiTheme="minorHAnsi" w:hAnsiTheme="minorHAnsi" w:cstheme="minorHAnsi"/>
          <w:noProof/>
          <w:color w:val="000000" w:themeColor="text1"/>
          <w:sz w:val="21"/>
          <w:szCs w:val="21"/>
          <w:u w:color="000000" w:themeColor="text1"/>
        </w:rPr>
        <w:t>") solely for Recipient's informational purposes in connection with the Proposed Transaction.</w:t>
      </w:r>
      <w:r w:rsidRPr="0045144B">
        <w:rPr>
          <w:rFonts w:asciiTheme="minorHAnsi" w:hAnsiTheme="minorHAnsi" w:cstheme="minorHAnsi"/>
          <w:color w:val="000000" w:themeColor="text1"/>
          <w:sz w:val="21"/>
          <w:szCs w:val="21"/>
          <w:u w:color="000000" w:themeColor="text1"/>
        </w:rPr>
        <w:t xml:space="preserve"> In consideration of our permitting Client to provide Recipient with a copy of the Information, and for other good and valuable consideration the receipt and sufficiency of which </w:t>
      </w:r>
      <w:r w:rsidRPr="0045144B">
        <w:rPr>
          <w:rFonts w:asciiTheme="minorHAnsi" w:hAnsiTheme="minorHAnsi" w:cstheme="minorHAnsi"/>
          <w:noProof/>
          <w:color w:val="000000" w:themeColor="text1"/>
          <w:sz w:val="21"/>
          <w:szCs w:val="21"/>
          <w:u w:color="000000" w:themeColor="text1"/>
        </w:rPr>
        <w:t>is acknowledged</w:t>
      </w:r>
      <w:r w:rsidRPr="0045144B">
        <w:rPr>
          <w:rFonts w:asciiTheme="minorHAnsi" w:hAnsiTheme="minorHAnsi" w:cstheme="minorHAnsi"/>
          <w:color w:val="000000" w:themeColor="text1"/>
          <w:sz w:val="21"/>
          <w:szCs w:val="21"/>
          <w:u w:color="000000" w:themeColor="text1"/>
        </w:rPr>
        <w:t>, Recipient, intending to be legally bound, is executing and delivering this letter to HCVT.</w:t>
      </w:r>
    </w:p>
    <w:p w14:paraId="6D6C3D2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C7375CE"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Acknowledgments and Agreements</w:t>
      </w:r>
    </w:p>
    <w:p w14:paraId="247B624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C766D8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w:t>
      </w:r>
      <w:r w:rsidRPr="0045144B">
        <w:rPr>
          <w:rFonts w:asciiTheme="minorHAnsi" w:hAnsiTheme="minorHAnsi" w:cstheme="minorHAnsi"/>
          <w:noProof/>
          <w:color w:val="000000" w:themeColor="text1"/>
          <w:sz w:val="21"/>
          <w:szCs w:val="21"/>
          <w:u w:color="000000" w:themeColor="text1"/>
        </w:rPr>
        <w:t>expressly</w:t>
      </w:r>
      <w:r w:rsidRPr="0045144B">
        <w:rPr>
          <w:rFonts w:asciiTheme="minorHAnsi" w:hAnsiTheme="minorHAnsi" w:cstheme="minorHAnsi"/>
          <w:color w:val="000000" w:themeColor="text1"/>
          <w:sz w:val="21"/>
          <w:szCs w:val="21"/>
          <w:u w:color="000000" w:themeColor="text1"/>
        </w:rPr>
        <w:t xml:space="preserve"> acknowledges and agrees to the following:</w:t>
      </w:r>
    </w:p>
    <w:p w14:paraId="56539F5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6113BBC4" w14:textId="455B16B6"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Information is being provided to Recipient solely for its information and cannot and shall not </w:t>
      </w:r>
      <w:r w:rsidRPr="0045144B">
        <w:rPr>
          <w:rFonts w:asciiTheme="minorHAnsi" w:hAnsiTheme="minorHAnsi" w:cstheme="minorHAnsi"/>
          <w:noProof/>
          <w:color w:val="000000" w:themeColor="text1"/>
          <w:sz w:val="21"/>
          <w:szCs w:val="21"/>
          <w:u w:color="000000" w:themeColor="text1"/>
        </w:rPr>
        <w:t>be relied</w:t>
      </w:r>
      <w:r w:rsidRPr="0045144B">
        <w:rPr>
          <w:rFonts w:asciiTheme="minorHAnsi" w:hAnsiTheme="minorHAnsi" w:cstheme="minorHAnsi"/>
          <w:color w:val="000000" w:themeColor="text1"/>
          <w:sz w:val="21"/>
          <w:szCs w:val="21"/>
          <w:u w:color="000000" w:themeColor="text1"/>
        </w:rPr>
        <w:t xml:space="preserve"> upon by Recipient. </w:t>
      </w:r>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has its counsel and advisers in connection with any transactions into which it may enter involving Client. Recipient agrees that access to the Information is not a substitute for Recipient undertaking appropriate inquiries and procedures </w:t>
      </w:r>
      <w:r w:rsidRPr="0045144B">
        <w:rPr>
          <w:rFonts w:asciiTheme="minorHAnsi" w:hAnsiTheme="minorHAnsi" w:cstheme="minorHAnsi"/>
          <w:noProof/>
          <w:color w:val="000000" w:themeColor="text1"/>
          <w:sz w:val="21"/>
          <w:szCs w:val="21"/>
          <w:u w:color="000000" w:themeColor="text1"/>
        </w:rPr>
        <w:t>in relation to</w:t>
      </w:r>
      <w:r w:rsidRPr="0045144B">
        <w:rPr>
          <w:rFonts w:asciiTheme="minorHAnsi" w:hAnsiTheme="minorHAnsi" w:cstheme="minorHAnsi"/>
          <w:color w:val="000000" w:themeColor="text1"/>
          <w:sz w:val="21"/>
          <w:szCs w:val="21"/>
          <w:u w:color="000000" w:themeColor="text1"/>
        </w:rPr>
        <w:t xml:space="preserve"> any such transactions.</w:t>
      </w:r>
    </w:p>
    <w:p w14:paraId="4D174A2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1183E4D4"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determination of whether and which Information to provide to Recipient is solely the responsibility of Client and Recipient, and HCVT shall have no responsibility therefor, whether or not </w:t>
      </w:r>
      <w:r w:rsidRPr="0045144B">
        <w:rPr>
          <w:rFonts w:asciiTheme="minorHAnsi" w:hAnsiTheme="minorHAnsi" w:cstheme="minorHAnsi"/>
          <w:noProof/>
          <w:color w:val="000000" w:themeColor="text1"/>
          <w:sz w:val="21"/>
          <w:szCs w:val="21"/>
          <w:u w:color="000000" w:themeColor="text1"/>
        </w:rPr>
        <w:t>the Information provided</w:t>
      </w:r>
      <w:r w:rsidRPr="0045144B">
        <w:rPr>
          <w:rFonts w:asciiTheme="minorHAnsi" w:hAnsiTheme="minorHAnsi" w:cstheme="minorHAnsi"/>
          <w:color w:val="000000" w:themeColor="text1"/>
          <w:sz w:val="21"/>
          <w:szCs w:val="21"/>
          <w:u w:color="000000" w:themeColor="text1"/>
        </w:rPr>
        <w:t xml:space="preserve"> to Recipient is incomplete or inaccurate, even if HCVT had reason to know or should have known of such incompleteness or inaccuracy.</w:t>
      </w:r>
    </w:p>
    <w:p w14:paraId="0BEE50C4"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509D281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has read the Engagement Letter, which Client has provided to it, and Recipient acknowledges that the services performed on behalf of Client described therein (the "Services") are subject to the limitations, agreements and other provisions set forth in the Engagement Letter, such as the nature, extent, and purpose of the Services.</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HCVT performed the Services in accordance with the Statement on Standards for Consulting Services issued by the American Institute of Certified Public Accountants ("</w:t>
      </w:r>
      <w:r w:rsidRPr="0045144B">
        <w:rPr>
          <w:rFonts w:asciiTheme="minorHAnsi" w:hAnsiTheme="minorHAnsi" w:cstheme="minorHAnsi"/>
          <w:noProof/>
          <w:color w:val="000000" w:themeColor="text1"/>
          <w:sz w:val="21"/>
          <w:szCs w:val="21"/>
          <w:u w:val="single" w:color="000000" w:themeColor="text1"/>
        </w:rPr>
        <w:t>AICPA</w:t>
      </w:r>
      <w:r w:rsidRPr="0045144B">
        <w:rPr>
          <w:rFonts w:asciiTheme="minorHAnsi" w:hAnsiTheme="minorHAnsi" w:cstheme="minorHAnsi"/>
          <w:noProof/>
          <w:color w:val="000000" w:themeColor="text1"/>
          <w:sz w:val="21"/>
          <w:szCs w:val="21"/>
          <w:u w:color="000000" w:themeColor="text1"/>
        </w:rPr>
        <w:t xml:space="preserve">"), and the performance of the Services, including, without limitation, the preparation of the Information, does not constitute an audit conducted in accordance with generally accepted auditing standards, an examination of or any other form of assurance with respect to internal controls, or other </w:t>
      </w:r>
      <w:r w:rsidRPr="0045144B">
        <w:rPr>
          <w:rFonts w:asciiTheme="minorHAnsi" w:hAnsiTheme="minorHAnsi" w:cstheme="minorHAnsi"/>
          <w:noProof/>
          <w:color w:val="000000" w:themeColor="text1"/>
          <w:sz w:val="21"/>
          <w:szCs w:val="21"/>
          <w:u w:color="000000" w:themeColor="text1"/>
        </w:rPr>
        <w:lastRenderedPageBreak/>
        <w:t>attestation or review services in accordance with standards or rules established by the AICPA, the Public Company Accounting Oversight Board or other regulatory body.</w:t>
      </w:r>
      <w:r w:rsidRPr="0045144B">
        <w:rPr>
          <w:rFonts w:asciiTheme="minorHAnsi" w:hAnsiTheme="minorHAnsi" w:cstheme="minorHAnsi"/>
          <w:color w:val="000000" w:themeColor="text1"/>
          <w:sz w:val="21"/>
          <w:szCs w:val="21"/>
          <w:u w:color="000000" w:themeColor="text1"/>
        </w:rPr>
        <w:t xml:space="preserve"> Neither HCVT nor the Information nor the Communications (as defined below) will express an opinion or any other form of assurance </w:t>
      </w:r>
      <w:r w:rsidRPr="0045144B">
        <w:rPr>
          <w:rFonts w:asciiTheme="minorHAnsi" w:hAnsiTheme="minorHAnsi" w:cstheme="minorHAnsi"/>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any matters because of the performance of the Services. As noted in the Engagement Letter, the Services performed may have been, and may in the future be, changed or modified by agreement of Client and HCVT. </w:t>
      </w:r>
      <w:proofErr w:type="gramStart"/>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is</w:t>
      </w:r>
      <w:proofErr w:type="gramEnd"/>
      <w:r w:rsidRPr="0045144B">
        <w:rPr>
          <w:rFonts w:asciiTheme="minorHAnsi" w:hAnsiTheme="minorHAnsi" w:cstheme="minorHAnsi"/>
          <w:color w:val="000000" w:themeColor="text1"/>
          <w:sz w:val="21"/>
          <w:szCs w:val="21"/>
          <w:u w:color="000000" w:themeColor="text1"/>
        </w:rPr>
        <w:t xml:space="preserve"> not a </w:t>
      </w:r>
      <w:proofErr w:type="gramStart"/>
      <w:r w:rsidRPr="0045144B">
        <w:rPr>
          <w:rFonts w:asciiTheme="minorHAnsi" w:hAnsiTheme="minorHAnsi" w:cstheme="minorHAnsi"/>
          <w:color w:val="000000" w:themeColor="text1"/>
          <w:sz w:val="21"/>
          <w:szCs w:val="21"/>
          <w:u w:color="000000" w:themeColor="text1"/>
        </w:rPr>
        <w:t>third party</w:t>
      </w:r>
      <w:proofErr w:type="gramEnd"/>
      <w:r w:rsidRPr="0045144B">
        <w:rPr>
          <w:rFonts w:asciiTheme="minorHAnsi" w:hAnsiTheme="minorHAnsi" w:cstheme="minorHAnsi"/>
          <w:color w:val="000000" w:themeColor="text1"/>
          <w:sz w:val="21"/>
          <w:szCs w:val="21"/>
          <w:u w:color="000000" w:themeColor="text1"/>
        </w:rPr>
        <w:t xml:space="preserve"> beneficiary of the Engagement Letter</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Recipient has no rights thereunder or </w:t>
      </w:r>
      <w:r w:rsidRPr="0045144B">
        <w:rPr>
          <w:rFonts w:asciiTheme="minorHAnsi" w:hAnsiTheme="minorHAnsi" w:cstheme="minorHAnsi"/>
          <w:noProof/>
          <w:color w:val="000000" w:themeColor="text1"/>
          <w:sz w:val="21"/>
          <w:szCs w:val="21"/>
          <w:u w:color="000000" w:themeColor="text1"/>
        </w:rPr>
        <w:t>with respect to</w:t>
      </w:r>
      <w:r w:rsidRPr="0045144B">
        <w:rPr>
          <w:rFonts w:asciiTheme="minorHAnsi" w:hAnsiTheme="minorHAnsi" w:cstheme="minorHAnsi"/>
          <w:color w:val="000000" w:themeColor="text1"/>
          <w:sz w:val="21"/>
          <w:szCs w:val="21"/>
          <w:u w:color="000000" w:themeColor="text1"/>
        </w:rPr>
        <w:t xml:space="preserve"> the Services.</w:t>
      </w:r>
    </w:p>
    <w:p w14:paraId="3817359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D6F059E"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Information and any communications, whether in writing or otherwise, made by HCVT to Recipient relating to the Proposed Transaction (the "</w:t>
      </w:r>
      <w:r w:rsidRPr="0045144B">
        <w:rPr>
          <w:rFonts w:asciiTheme="minorHAnsi" w:hAnsiTheme="minorHAnsi" w:cstheme="minorHAnsi"/>
          <w:noProof/>
          <w:color w:val="000000" w:themeColor="text1"/>
          <w:sz w:val="21"/>
          <w:szCs w:val="21"/>
          <w:u w:val="single" w:color="000000" w:themeColor="text1"/>
        </w:rPr>
        <w:t>Communications</w:t>
      </w:r>
      <w:r w:rsidRPr="0045144B">
        <w:rPr>
          <w:rFonts w:asciiTheme="minorHAnsi" w:hAnsiTheme="minorHAnsi" w:cstheme="minorHAnsi"/>
          <w:noProof/>
          <w:color w:val="000000" w:themeColor="text1"/>
          <w:sz w:val="21"/>
          <w:szCs w:val="21"/>
          <w:u w:color="000000" w:themeColor="text1"/>
        </w:rPr>
        <w:t>"), do not address all matters that HCVT is or may become aware of, or all communications, whether in writing or otherwise, made by HCVT to Client or any other person or entity, in connection with the Proposed Transaction, such other transaction or otherwise, whether or not such matters or communications might be considered material by Recipient.</w:t>
      </w:r>
    </w:p>
    <w:p w14:paraId="57376799"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38E335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no responsibility to advise Recipient of other services or procedures that might be performed and make no representations as to the sufficiency of the Information </w:t>
      </w:r>
      <w:r w:rsidRPr="0045144B">
        <w:rPr>
          <w:rFonts w:asciiTheme="minorHAnsi" w:hAnsiTheme="minorHAnsi" w:cstheme="minorHAnsi"/>
          <w:noProof/>
          <w:color w:val="000000" w:themeColor="text1"/>
          <w:sz w:val="21"/>
          <w:szCs w:val="21"/>
          <w:u w:color="000000" w:themeColor="text1"/>
        </w:rPr>
        <w:t>for the purposes of</w:t>
      </w:r>
      <w:r w:rsidRPr="0045144B">
        <w:rPr>
          <w:rFonts w:asciiTheme="minorHAnsi" w:hAnsiTheme="minorHAnsi" w:cstheme="minorHAnsi"/>
          <w:color w:val="000000" w:themeColor="text1"/>
          <w:sz w:val="21"/>
          <w:szCs w:val="21"/>
          <w:u w:color="000000" w:themeColor="text1"/>
        </w:rPr>
        <w:t xml:space="preserve"> Recipient. </w:t>
      </w:r>
      <w:r w:rsidRPr="0045144B">
        <w:rPr>
          <w:rFonts w:asciiTheme="minorHAnsi" w:hAnsiTheme="minorHAnsi" w:cstheme="minorHAnsi"/>
          <w:noProof/>
          <w:color w:val="000000" w:themeColor="text1"/>
          <w:sz w:val="21"/>
          <w:szCs w:val="21"/>
          <w:u w:color="000000" w:themeColor="text1"/>
        </w:rPr>
        <w:t>In addition</w:t>
      </w:r>
      <w:r w:rsidRPr="0045144B">
        <w:rPr>
          <w:rFonts w:asciiTheme="minorHAnsi" w:hAnsiTheme="minorHAnsi" w:cstheme="minorHAnsi"/>
          <w:color w:val="000000" w:themeColor="text1"/>
          <w:sz w:val="21"/>
          <w:szCs w:val="21"/>
          <w:u w:color="000000" w:themeColor="text1"/>
        </w:rPr>
        <w:t>, HCVT has no responsibility for updating the Information, the Communications, or the Services performed or for performing any additional services or procedures.</w:t>
      </w:r>
    </w:p>
    <w:p w14:paraId="0153A95C"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194D65D" w14:textId="5396979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assumed the completeness and accuracy of all information and materials provided by or on behalf of Client or its respective advisers, and the Information and the Communications </w:t>
      </w:r>
      <w:r w:rsidRPr="0045144B">
        <w:rPr>
          <w:rFonts w:asciiTheme="minorHAnsi" w:hAnsiTheme="minorHAnsi" w:cstheme="minorHAnsi"/>
          <w:noProof/>
          <w:color w:val="000000" w:themeColor="text1"/>
          <w:sz w:val="21"/>
          <w:szCs w:val="21"/>
          <w:u w:color="000000" w:themeColor="text1"/>
        </w:rPr>
        <w:t>are based</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bCs/>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this assumption. HCVT has not been engaged </w:t>
      </w:r>
      <w:r w:rsidRPr="0045144B">
        <w:rPr>
          <w:rFonts w:asciiTheme="minorHAnsi" w:hAnsiTheme="minorHAnsi" w:cstheme="minorHAnsi"/>
          <w:noProof/>
          <w:color w:val="000000" w:themeColor="text1"/>
          <w:sz w:val="21"/>
          <w:szCs w:val="21"/>
          <w:u w:color="000000" w:themeColor="text1"/>
        </w:rPr>
        <w:t>to detect error or fraud and the Information</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the Communications may not disclose errors or fraud should they exist.</w:t>
      </w:r>
    </w:p>
    <w:p w14:paraId="45F05A25"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BF10CC"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color w:val="000000" w:themeColor="text1"/>
          <w:sz w:val="21"/>
          <w:szCs w:val="21"/>
          <w:u w:color="000000" w:themeColor="text1"/>
        </w:rPr>
        <w:t xml:space="preserve"> may have participated in the preparation of the Information, including, without limitation, by reviewing and commenting on prior drafts of the Information and the </w:t>
      </w:r>
      <w:r w:rsidRPr="0045144B">
        <w:rPr>
          <w:rFonts w:asciiTheme="minorHAnsi" w:hAnsiTheme="minorHAnsi" w:cstheme="minorHAnsi"/>
          <w:noProof/>
          <w:color w:val="000000" w:themeColor="text1"/>
          <w:sz w:val="21"/>
          <w:szCs w:val="21"/>
          <w:u w:color="000000" w:themeColor="text1"/>
        </w:rPr>
        <w:t>Communications,</w:t>
      </w:r>
      <w:r w:rsidRPr="0045144B">
        <w:rPr>
          <w:rFonts w:asciiTheme="minorHAnsi" w:hAnsiTheme="minorHAnsi" w:cstheme="minorHAnsi"/>
          <w:color w:val="000000" w:themeColor="text1"/>
          <w:sz w:val="21"/>
          <w:szCs w:val="21"/>
          <w:u w:color="000000" w:themeColor="text1"/>
        </w:rPr>
        <w:t xml:space="preserve"> and such participation may have resulted in the addition, modification, or deletion of information that might be considered material by Recipient.</w:t>
      </w:r>
    </w:p>
    <w:p w14:paraId="2CF43B0D"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8A2C81"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It is understood that HCVT has provided, is currently providing, and may in the future provide, services, such as audit, tax, and consulting services, including services in connection with the Proposed Transaction and related financing arrangements, to Client and its affiliates, and Recipient agrees that HCVT and its personnel shall have no responsibility to Recipient relating to such services in connection with the Proposed Transaction, nor any responsibility to Recipient in </w:t>
      </w:r>
      <w:r w:rsidRPr="0045144B">
        <w:rPr>
          <w:rFonts w:asciiTheme="minorHAnsi" w:hAnsiTheme="minorHAnsi" w:cstheme="minorHAnsi"/>
          <w:bCs/>
          <w:noProof/>
          <w:color w:val="000000" w:themeColor="text1"/>
          <w:sz w:val="21"/>
          <w:szCs w:val="21"/>
          <w:u w:color="000000" w:themeColor="text1"/>
        </w:rPr>
        <w:t>relation to</w:t>
      </w:r>
      <w:r w:rsidRPr="0045144B">
        <w:rPr>
          <w:rFonts w:asciiTheme="minorHAnsi" w:hAnsiTheme="minorHAnsi" w:cstheme="minorHAnsi"/>
          <w:noProof/>
          <w:color w:val="000000" w:themeColor="text1"/>
          <w:sz w:val="21"/>
          <w:szCs w:val="21"/>
          <w:u w:color="000000" w:themeColor="text1"/>
        </w:rPr>
        <w:t xml:space="preserve"> the Proposed Transaction to use or disclose information that HCVT possesses by reason of such services or otherwise, whether or not such information might be considered material by Recipient.</w:t>
      </w:r>
    </w:p>
    <w:p w14:paraId="3FDA0EFB"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4DCC61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No Rights as a Result of Access</w:t>
      </w:r>
    </w:p>
    <w:p w14:paraId="04A8512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83CFA4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Recipient does not acquire any rights because of access to the Information and the Communications, and HCVT does not assume any duties or obligations because of such access to the Information or the Communications. </w:t>
      </w:r>
      <w:r w:rsidRPr="0045144B">
        <w:rPr>
          <w:rFonts w:asciiTheme="minorHAnsi" w:hAnsiTheme="minorHAnsi" w:cstheme="minorHAnsi"/>
          <w:noProof/>
          <w:color w:val="000000" w:themeColor="text1"/>
          <w:sz w:val="21"/>
          <w:szCs w:val="21"/>
          <w:u w:color="000000" w:themeColor="text1"/>
        </w:rPr>
        <w:t>Recipient agrees that HCVT is not, by means of permitting Client to provide Recipient with a copy of the Information or by means of the Communications, rendering accounting, financial, investment, legal, tax, or other professional advice or services to, or acting as a fiduciary, agent or in any other capacity with respect to Recipient.</w:t>
      </w:r>
      <w:r w:rsidRPr="0045144B">
        <w:rPr>
          <w:rFonts w:asciiTheme="minorHAnsi" w:hAnsiTheme="minorHAnsi" w:cstheme="minorHAnsi"/>
          <w:color w:val="000000" w:themeColor="text1"/>
          <w:sz w:val="21"/>
          <w:szCs w:val="21"/>
          <w:u w:color="000000" w:themeColor="text1"/>
        </w:rPr>
        <w:t xml:space="preserve"> The Information and the Communications are not a substitute for such professional advice or services, nor should they be used as a basis for any decision or action that may affect Recipient or its business.</w:t>
      </w:r>
    </w:p>
    <w:p w14:paraId="6659BAAC"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1B5B4CA0" w14:textId="14C64F0B" w:rsidR="00045A2D" w:rsidRPr="0045144B" w:rsidRDefault="00D6106B" w:rsidP="0045144B">
      <w:pPr>
        <w:pStyle w:val="BodyText3"/>
        <w:suppressAutoHyphens/>
        <w:spacing w:before="0" w:after="0"/>
        <w:jc w:val="both"/>
        <w:rPr>
          <w:rFonts w:asciiTheme="minorHAnsi" w:hAnsiTheme="minorHAnsi" w:cstheme="minorHAnsi"/>
          <w:color w:val="000000" w:themeColor="text1"/>
          <w:sz w:val="21"/>
          <w:szCs w:val="21"/>
          <w:u w:color="000000" w:themeColor="text1"/>
          <w:lang w:eastAsia="zh-CN"/>
        </w:rPr>
      </w:pPr>
      <w:r w:rsidRPr="0045144B">
        <w:rPr>
          <w:rFonts w:asciiTheme="minorHAnsi" w:hAnsiTheme="minorHAnsi" w:cstheme="minorHAnsi"/>
          <w:color w:val="000000" w:themeColor="text1"/>
          <w:sz w:val="21"/>
          <w:szCs w:val="21"/>
          <w:u w:color="000000" w:themeColor="text1"/>
        </w:rPr>
        <w:lastRenderedPageBreak/>
        <w:t>Recipient agrees that, except to the extent required by a regulatory authority asserting jurisdiction over the business or financial affairs of Recipient or its affiliates</w:t>
      </w:r>
      <w:ins w:id="4" w:author="Steve Squillario" w:date="2026-02-25T17:42:00Z" w16du:dateUtc="2026-02-26T01:42:00Z">
        <w:r w:rsidR="00AF6B6A">
          <w:rPr>
            <w:rFonts w:asciiTheme="minorHAnsi" w:hAnsiTheme="minorHAnsi" w:cstheme="minorHAnsi"/>
            <w:color w:val="000000" w:themeColor="text1"/>
            <w:sz w:val="21"/>
            <w:szCs w:val="21"/>
            <w:u w:color="000000" w:themeColor="text1"/>
          </w:rPr>
          <w:t xml:space="preserve"> and unless HCVT</w:t>
        </w:r>
      </w:ins>
      <w:ins w:id="5" w:author="Steve Squillario" w:date="2026-02-25T17:43:00Z" w16du:dateUtc="2026-02-26T01:43:00Z">
        <w:r w:rsidR="00AF6B6A">
          <w:rPr>
            <w:rFonts w:asciiTheme="minorHAnsi" w:hAnsiTheme="minorHAnsi" w:cstheme="minorHAnsi"/>
            <w:color w:val="000000" w:themeColor="text1"/>
            <w:sz w:val="21"/>
            <w:szCs w:val="21"/>
            <w:u w:color="000000" w:themeColor="text1"/>
          </w:rPr>
          <w:t xml:space="preserve"> otherwise</w:t>
        </w:r>
      </w:ins>
      <w:ins w:id="6" w:author="Steve Squillario" w:date="2026-02-25T17:42:00Z" w16du:dateUtc="2026-02-26T01:42:00Z">
        <w:r w:rsidR="00AF6B6A">
          <w:rPr>
            <w:rFonts w:asciiTheme="minorHAnsi" w:hAnsiTheme="minorHAnsi" w:cstheme="minorHAnsi"/>
            <w:color w:val="000000" w:themeColor="text1"/>
            <w:sz w:val="21"/>
            <w:szCs w:val="21"/>
            <w:u w:color="000000" w:themeColor="text1"/>
          </w:rPr>
          <w:t xml:space="preserve"> provides Recipient with prior written consent (email being sufficient)</w:t>
        </w:r>
      </w:ins>
      <w:r w:rsidRPr="0045144B">
        <w:rPr>
          <w:rFonts w:asciiTheme="minorHAnsi" w:hAnsiTheme="minorHAnsi" w:cstheme="minorHAnsi"/>
          <w:color w:val="000000" w:themeColor="text1"/>
          <w:sz w:val="21"/>
          <w:szCs w:val="21"/>
          <w:u w:color="000000" w:themeColor="text1"/>
        </w:rPr>
        <w:t xml:space="preserve">, the Information and the Communications will not be used by, or circulated, quoted, disclosed or distributed to, nor will reference to HCVT in connection with the Proposed Transaction or any related transaction, the Information, or the Communications be made to, anyone </w:t>
      </w:r>
      <w:ins w:id="7" w:author="Chujun Yang" w:date="2026-02-25T17:53:00Z" w16du:dateUtc="2026-02-25T22:53:00Z">
        <w:del w:id="8" w:author="Steve Squillario" w:date="2026-02-25T17:42:00Z" w16du:dateUtc="2026-02-26T01:42:00Z">
          <w:r w:rsidR="00407E65" w:rsidDel="00AF6B6A">
            <w:rPr>
              <w:rFonts w:asciiTheme="minorHAnsi" w:hAnsiTheme="minorHAnsi" w:cstheme="minorHAnsi" w:hint="eastAsia"/>
              <w:color w:val="000000" w:themeColor="text1"/>
              <w:sz w:val="21"/>
              <w:szCs w:val="21"/>
              <w:u w:color="000000" w:themeColor="text1"/>
              <w:lang w:eastAsia="zh-CN"/>
            </w:rPr>
            <w:delText>without HCVT</w:delText>
          </w:r>
          <w:r w:rsidR="00407E65" w:rsidDel="00AF6B6A">
            <w:rPr>
              <w:rFonts w:asciiTheme="minorHAnsi" w:hAnsiTheme="minorHAnsi" w:cstheme="minorHAnsi"/>
              <w:color w:val="000000" w:themeColor="text1"/>
              <w:sz w:val="21"/>
              <w:szCs w:val="21"/>
              <w:u w:color="000000" w:themeColor="text1"/>
              <w:lang w:eastAsia="zh-CN"/>
            </w:rPr>
            <w:delText>’</w:delText>
          </w:r>
          <w:r w:rsidR="00407E65" w:rsidDel="00AF6B6A">
            <w:rPr>
              <w:rFonts w:asciiTheme="minorHAnsi" w:hAnsiTheme="minorHAnsi" w:cstheme="minorHAnsi" w:hint="eastAsia"/>
              <w:color w:val="000000" w:themeColor="text1"/>
              <w:sz w:val="21"/>
              <w:szCs w:val="21"/>
              <w:u w:color="000000" w:themeColor="text1"/>
              <w:lang w:eastAsia="zh-CN"/>
            </w:rPr>
            <w:delText xml:space="preserve">s prior written consent (email being sufficient) </w:delText>
          </w:r>
        </w:del>
      </w:ins>
      <w:r w:rsidRPr="0045144B">
        <w:rPr>
          <w:rFonts w:asciiTheme="minorHAnsi" w:hAnsiTheme="minorHAnsi" w:cstheme="minorHAnsi"/>
          <w:color w:val="000000" w:themeColor="text1"/>
          <w:sz w:val="21"/>
          <w:szCs w:val="21"/>
          <w:u w:color="000000" w:themeColor="text1"/>
        </w:rPr>
        <w:t>(including, without limitation, any syndicate lender) who is not (1)</w:t>
      </w:r>
      <w:r w:rsidR="00A46FAD">
        <w:rPr>
          <w:rFonts w:asciiTheme="minorHAnsi" w:hAnsiTheme="minorHAnsi" w:cstheme="minorHAnsi" w:hint="eastAsia"/>
          <w:color w:val="000000" w:themeColor="text1"/>
          <w:sz w:val="21"/>
          <w:szCs w:val="21"/>
          <w:u w:color="000000" w:themeColor="text1"/>
          <w:lang w:eastAsia="zh-CN"/>
        </w:rPr>
        <w:t xml:space="preserve"> </w:t>
      </w:r>
      <w:r w:rsidR="004C4106">
        <w:rPr>
          <w:rFonts w:asciiTheme="minorHAnsi" w:hAnsiTheme="minorHAnsi" w:cstheme="minorHAnsi"/>
          <w:color w:val="000000" w:themeColor="text1"/>
          <w:sz w:val="21"/>
          <w:szCs w:val="21"/>
          <w:u w:color="000000" w:themeColor="text1"/>
        </w:rPr>
        <w:t xml:space="preserve">a </w:t>
      </w:r>
      <w:r w:rsidRPr="0045144B">
        <w:rPr>
          <w:rFonts w:asciiTheme="minorHAnsi" w:hAnsiTheme="minorHAnsi" w:cstheme="minorHAnsi"/>
          <w:color w:val="000000" w:themeColor="text1"/>
          <w:sz w:val="21"/>
          <w:szCs w:val="21"/>
          <w:u w:color="000000" w:themeColor="text1"/>
        </w:rPr>
        <w:t>director, officer</w:t>
      </w:r>
      <w:r w:rsidR="008D787B">
        <w:rPr>
          <w:rFonts w:asciiTheme="minorHAnsi" w:hAnsiTheme="minorHAnsi" w:cstheme="minorHAnsi" w:hint="eastAsia"/>
          <w:color w:val="000000" w:themeColor="text1"/>
          <w:sz w:val="21"/>
          <w:szCs w:val="21"/>
          <w:u w:color="000000" w:themeColor="text1"/>
          <w:lang w:eastAsia="zh-CN"/>
        </w:rPr>
        <w:t>, partner,</w:t>
      </w:r>
      <w:r w:rsidRPr="0045144B">
        <w:rPr>
          <w:rFonts w:asciiTheme="minorHAnsi" w:hAnsiTheme="minorHAnsi" w:cstheme="minorHAnsi"/>
          <w:color w:val="000000" w:themeColor="text1"/>
          <w:sz w:val="21"/>
          <w:szCs w:val="21"/>
          <w:u w:color="000000" w:themeColor="text1"/>
        </w:rPr>
        <w:t xml:space="preserve"> </w:t>
      </w:r>
      <w:commentRangeStart w:id="9"/>
      <w:ins w:id="10" w:author="Chujun Yang" w:date="2026-02-25T17:49:00Z" w16du:dateUtc="2026-02-25T22:49:00Z">
        <w:del w:id="11" w:author="Steve Squillario" w:date="2026-02-25T17:39:00Z" w16du:dateUtc="2026-02-26T01:39:00Z">
          <w:r w:rsidR="00407E65" w:rsidDel="00AF6B6A">
            <w:rPr>
              <w:rFonts w:asciiTheme="minorHAnsi" w:hAnsiTheme="minorHAnsi" w:cstheme="minorHAnsi" w:hint="eastAsia"/>
              <w:color w:val="000000" w:themeColor="text1"/>
              <w:sz w:val="21"/>
              <w:szCs w:val="21"/>
              <w:u w:color="000000" w:themeColor="text1"/>
              <w:lang w:eastAsia="zh-CN"/>
            </w:rPr>
            <w:delText xml:space="preserve">a fund-level leverage providers, co-investors, </w:delText>
          </w:r>
        </w:del>
      </w:ins>
      <w:commentRangeEnd w:id="9"/>
      <w:r w:rsidR="00AF6B6A">
        <w:rPr>
          <w:rStyle w:val="CommentReference"/>
        </w:rPr>
        <w:commentReference w:id="9"/>
      </w:r>
      <w:r w:rsidRPr="0045144B">
        <w:rPr>
          <w:rFonts w:asciiTheme="minorHAnsi" w:hAnsiTheme="minorHAnsi" w:cstheme="minorHAnsi"/>
          <w:color w:val="000000" w:themeColor="text1"/>
          <w:sz w:val="21"/>
          <w:szCs w:val="21"/>
          <w:u w:color="000000" w:themeColor="text1"/>
        </w:rPr>
        <w:t>or employee</w:t>
      </w:r>
      <w:r w:rsidR="004C4106">
        <w:rPr>
          <w:rFonts w:asciiTheme="minorHAnsi" w:hAnsiTheme="minorHAnsi" w:cstheme="minorHAnsi"/>
          <w:color w:val="000000" w:themeColor="text1"/>
          <w:sz w:val="21"/>
          <w:szCs w:val="21"/>
          <w:u w:color="000000" w:themeColor="text1"/>
        </w:rPr>
        <w:t xml:space="preserve"> of Recipient or of Recipient’s affiliates</w:t>
      </w:r>
      <w:r w:rsidRPr="0045144B">
        <w:rPr>
          <w:rFonts w:asciiTheme="minorHAnsi" w:hAnsiTheme="minorHAnsi" w:cstheme="minorHAnsi"/>
          <w:color w:val="000000" w:themeColor="text1"/>
          <w:sz w:val="21"/>
          <w:szCs w:val="21"/>
          <w:u w:color="000000" w:themeColor="text1"/>
        </w:rPr>
        <w:t xml:space="preserve">, </w:t>
      </w:r>
      <w:r w:rsidR="00874FCE">
        <w:rPr>
          <w:rFonts w:asciiTheme="minorHAnsi" w:hAnsiTheme="minorHAnsi" w:cstheme="minorHAnsi"/>
          <w:color w:val="000000" w:themeColor="text1"/>
          <w:sz w:val="21"/>
          <w:szCs w:val="21"/>
          <w:u w:color="000000" w:themeColor="text1"/>
        </w:rPr>
        <w:t xml:space="preserve">using </w:t>
      </w:r>
      <w:r w:rsidRPr="0045144B">
        <w:rPr>
          <w:rFonts w:asciiTheme="minorHAnsi" w:hAnsiTheme="minorHAnsi" w:cstheme="minorHAnsi"/>
          <w:color w:val="000000" w:themeColor="text1"/>
          <w:sz w:val="21"/>
          <w:szCs w:val="21"/>
          <w:u w:color="000000" w:themeColor="text1"/>
        </w:rPr>
        <w:t xml:space="preserve">the Information and the Communications for informational purposes solely in their capacity as such, or (2) </w:t>
      </w:r>
      <w:del w:id="12" w:author="Chujun Yang" w:date="2026-02-25T17:49:00Z" w16du:dateUtc="2026-02-25T22:49:00Z">
        <w:r w:rsidRPr="0045144B" w:rsidDel="00407E65">
          <w:rPr>
            <w:rFonts w:asciiTheme="minorHAnsi" w:hAnsiTheme="minorHAnsi" w:cstheme="minorHAnsi"/>
            <w:color w:val="000000" w:themeColor="text1"/>
            <w:sz w:val="21"/>
            <w:szCs w:val="21"/>
            <w:u w:color="000000" w:themeColor="text1"/>
          </w:rPr>
          <w:delText xml:space="preserve"> </w:delText>
        </w:r>
      </w:del>
      <w:r w:rsidR="00013A4B">
        <w:rPr>
          <w:rFonts w:asciiTheme="minorHAnsi" w:hAnsiTheme="minorHAnsi" w:cstheme="minorHAnsi"/>
          <w:color w:val="000000" w:themeColor="text1"/>
          <w:sz w:val="21"/>
          <w:szCs w:val="21"/>
          <w:u w:color="000000" w:themeColor="text1"/>
        </w:rPr>
        <w:t xml:space="preserve">an </w:t>
      </w:r>
      <w:r w:rsidRPr="0045144B">
        <w:rPr>
          <w:rFonts w:asciiTheme="minorHAnsi" w:hAnsiTheme="minorHAnsi" w:cstheme="minorHAnsi"/>
          <w:color w:val="000000" w:themeColor="text1"/>
          <w:sz w:val="21"/>
          <w:szCs w:val="21"/>
          <w:u w:color="000000" w:themeColor="text1"/>
        </w:rPr>
        <w:t>accounting, financial, or legal adviser</w:t>
      </w:r>
      <w:r w:rsidR="00013A4B">
        <w:rPr>
          <w:rFonts w:asciiTheme="minorHAnsi" w:hAnsiTheme="minorHAnsi" w:cstheme="minorHAnsi"/>
          <w:color w:val="000000" w:themeColor="text1"/>
          <w:sz w:val="21"/>
          <w:szCs w:val="21"/>
          <w:u w:color="000000" w:themeColor="text1"/>
          <w:lang w:eastAsia="zh-CN"/>
        </w:rPr>
        <w:t xml:space="preserve"> or</w:t>
      </w:r>
      <w:r w:rsidR="00C77A55">
        <w:rPr>
          <w:rFonts w:asciiTheme="minorHAnsi" w:hAnsiTheme="minorHAnsi" w:cstheme="minorHAnsi" w:hint="eastAsia"/>
          <w:color w:val="000000" w:themeColor="text1"/>
          <w:sz w:val="21"/>
          <w:szCs w:val="21"/>
          <w:u w:color="000000" w:themeColor="text1"/>
          <w:lang w:eastAsia="zh-CN"/>
        </w:rPr>
        <w:t xml:space="preserve"> consultant</w:t>
      </w:r>
      <w:r w:rsidRPr="0045144B">
        <w:rPr>
          <w:rFonts w:asciiTheme="minorHAnsi" w:hAnsiTheme="minorHAnsi" w:cstheme="minorHAnsi"/>
          <w:color w:val="000000" w:themeColor="text1"/>
          <w:sz w:val="21"/>
          <w:szCs w:val="21"/>
          <w:u w:color="000000" w:themeColor="text1"/>
        </w:rPr>
        <w:t xml:space="preserve"> </w:t>
      </w:r>
      <w:r w:rsidR="00013A4B">
        <w:rPr>
          <w:rFonts w:asciiTheme="minorHAnsi" w:hAnsiTheme="minorHAnsi" w:cstheme="minorHAnsi"/>
          <w:color w:val="000000" w:themeColor="text1"/>
          <w:sz w:val="21"/>
          <w:szCs w:val="21"/>
          <w:u w:color="000000" w:themeColor="text1"/>
        </w:rPr>
        <w:t>of Recipient or of Recipient’s affiliates</w:t>
      </w:r>
      <w:r w:rsidR="00013A4B" w:rsidRPr="0045144B" w:rsidDel="00A46FAD">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 xml:space="preserve">acting strictly in </w:t>
      </w:r>
      <w:r w:rsidR="00C77A55">
        <w:rPr>
          <w:rFonts w:asciiTheme="minorHAnsi" w:hAnsiTheme="minorHAnsi" w:cstheme="minorHAnsi" w:hint="eastAsia"/>
          <w:color w:val="000000" w:themeColor="text1"/>
          <w:sz w:val="21"/>
          <w:szCs w:val="21"/>
          <w:u w:color="000000" w:themeColor="text1"/>
          <w:lang w:eastAsia="zh-CN"/>
        </w:rPr>
        <w:t xml:space="preserve">their professional </w:t>
      </w:r>
      <w:r w:rsidRPr="0045144B">
        <w:rPr>
          <w:rFonts w:asciiTheme="minorHAnsi" w:hAnsiTheme="minorHAnsi" w:cstheme="minorHAnsi"/>
          <w:color w:val="000000" w:themeColor="text1"/>
          <w:sz w:val="21"/>
          <w:szCs w:val="21"/>
          <w:u w:color="000000" w:themeColor="text1"/>
        </w:rPr>
        <w:t xml:space="preserve">capacity to Recipient or its affiliates, using the Information and the Communications for informational purposes solely in </w:t>
      </w:r>
      <w:r w:rsidR="00590821">
        <w:rPr>
          <w:rFonts w:asciiTheme="minorHAnsi" w:hAnsiTheme="minorHAnsi" w:cstheme="minorHAnsi"/>
          <w:color w:val="000000" w:themeColor="text1"/>
          <w:sz w:val="21"/>
          <w:szCs w:val="21"/>
          <w:u w:color="000000" w:themeColor="text1"/>
        </w:rPr>
        <w:t>their</w:t>
      </w:r>
      <w:r w:rsidR="00590821"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capacity as such, provided that Recipient or its affiliates shall ensure that such adviser</w:t>
      </w:r>
      <w:r w:rsidR="00013A4B">
        <w:rPr>
          <w:rFonts w:asciiTheme="minorHAnsi" w:hAnsiTheme="minorHAnsi" w:cstheme="minorHAnsi"/>
          <w:color w:val="000000" w:themeColor="text1"/>
          <w:sz w:val="21"/>
          <w:szCs w:val="21"/>
          <w:u w:color="000000" w:themeColor="text1"/>
        </w:rPr>
        <w:t xml:space="preserve"> or consultant</w:t>
      </w:r>
      <w:r w:rsidRPr="0045144B">
        <w:rPr>
          <w:rFonts w:asciiTheme="minorHAnsi" w:hAnsiTheme="minorHAnsi" w:cstheme="minorHAnsi"/>
          <w:color w:val="000000" w:themeColor="text1"/>
          <w:sz w:val="21"/>
          <w:szCs w:val="21"/>
          <w:u w:color="000000" w:themeColor="text1"/>
        </w:rPr>
        <w:t xml:space="preserve"> does not </w:t>
      </w:r>
      <w:r w:rsidRPr="0045144B">
        <w:rPr>
          <w:rFonts w:asciiTheme="minorHAnsi" w:hAnsiTheme="minorHAnsi" w:cstheme="minorHAnsi"/>
          <w:color w:val="000000" w:themeColor="text1"/>
          <w:sz w:val="21"/>
          <w:szCs w:val="21"/>
          <w:u w:color="000000" w:themeColor="text1"/>
          <w:lang w:val="en-GB"/>
        </w:rPr>
        <w:t>further circulate, quote, disclose or distribute any of the Information or the Communications, or refer to any of the Information or the Communications</w:t>
      </w:r>
      <w:r w:rsidRPr="0045144B">
        <w:rPr>
          <w:rFonts w:asciiTheme="minorHAnsi" w:hAnsiTheme="minorHAnsi" w:cstheme="minorHAnsi"/>
          <w:color w:val="000000" w:themeColor="text1"/>
          <w:sz w:val="21"/>
          <w:szCs w:val="21"/>
          <w:u w:color="000000" w:themeColor="text1"/>
        </w:rPr>
        <w:t xml:space="preserve">. </w:t>
      </w:r>
      <w:r w:rsidR="009A4A57" w:rsidRPr="0045144B">
        <w:rPr>
          <w:rFonts w:asciiTheme="minorHAnsi" w:hAnsiTheme="minorHAnsi" w:cstheme="minorHAnsi"/>
          <w:color w:val="000000" w:themeColor="text1"/>
          <w:sz w:val="21"/>
          <w:szCs w:val="21"/>
          <w:u w:color="000000" w:themeColor="text1"/>
        </w:rPr>
        <w:t>In no event will Recipient or its affiliates be permitted access to the Information or the Communications for use, whether on its own behalf or as an agent, in connection with any borrowing, securities or instrument other than indebtedness or equity provided by Recipient to fund the Proposed Transaction.</w:t>
      </w:r>
      <w:r w:rsidR="009A4A57">
        <w:rPr>
          <w:rFonts w:asciiTheme="minorHAnsi" w:hAnsiTheme="minorHAnsi" w:cstheme="minorHAnsi"/>
          <w:color w:val="000000" w:themeColor="text1"/>
          <w:sz w:val="21"/>
          <w:szCs w:val="21"/>
          <w:u w:color="000000" w:themeColor="text1"/>
        </w:rPr>
        <w:t xml:space="preserve"> </w:t>
      </w:r>
      <w:r w:rsidR="00C77A55">
        <w:rPr>
          <w:rFonts w:asciiTheme="minorHAnsi" w:hAnsiTheme="minorHAnsi" w:cstheme="minorHAnsi" w:hint="eastAsia"/>
          <w:color w:val="000000" w:themeColor="text1"/>
          <w:sz w:val="21"/>
          <w:szCs w:val="21"/>
          <w:u w:color="000000" w:themeColor="text1"/>
          <w:lang w:eastAsia="zh-CN"/>
        </w:rPr>
        <w:t>For the avoidance of doubt, reference to Recipient</w:t>
      </w:r>
      <w:r w:rsidR="00C77A55">
        <w:rPr>
          <w:rFonts w:asciiTheme="minorHAnsi" w:hAnsiTheme="minorHAnsi" w:cstheme="minorHAnsi"/>
          <w:color w:val="000000" w:themeColor="text1"/>
          <w:sz w:val="21"/>
          <w:szCs w:val="21"/>
          <w:u w:color="000000" w:themeColor="text1"/>
          <w:lang w:eastAsia="zh-CN"/>
        </w:rPr>
        <w:t>’</w:t>
      </w:r>
      <w:r w:rsidR="00C77A55">
        <w:rPr>
          <w:rFonts w:asciiTheme="minorHAnsi" w:hAnsiTheme="minorHAnsi" w:cstheme="minorHAnsi" w:hint="eastAsia"/>
          <w:color w:val="000000" w:themeColor="text1"/>
          <w:sz w:val="21"/>
          <w:szCs w:val="21"/>
          <w:u w:color="000000" w:themeColor="text1"/>
          <w:lang w:eastAsia="zh-CN"/>
        </w:rPr>
        <w:t>s affiliates only include</w:t>
      </w:r>
      <w:r w:rsidR="00590821">
        <w:rPr>
          <w:rFonts w:asciiTheme="minorHAnsi" w:hAnsiTheme="minorHAnsi" w:cstheme="minorHAnsi"/>
          <w:color w:val="000000" w:themeColor="text1"/>
          <w:sz w:val="21"/>
          <w:szCs w:val="21"/>
          <w:u w:color="000000" w:themeColor="text1"/>
          <w:lang w:eastAsia="zh-CN"/>
        </w:rPr>
        <w:t>s</w:t>
      </w:r>
      <w:r w:rsidR="00C77A55">
        <w:rPr>
          <w:rFonts w:asciiTheme="minorHAnsi" w:hAnsiTheme="minorHAnsi" w:cstheme="minorHAnsi" w:hint="eastAsia"/>
          <w:color w:val="000000" w:themeColor="text1"/>
          <w:sz w:val="21"/>
          <w:szCs w:val="21"/>
          <w:u w:color="000000" w:themeColor="text1"/>
          <w:lang w:eastAsia="zh-CN"/>
        </w:rPr>
        <w:t xml:space="preserve"> such affiliates who receive the Information </w:t>
      </w:r>
      <w:r w:rsidR="00590821">
        <w:rPr>
          <w:rFonts w:asciiTheme="minorHAnsi" w:hAnsiTheme="minorHAnsi" w:cstheme="minorHAnsi"/>
          <w:color w:val="000000" w:themeColor="text1"/>
          <w:sz w:val="21"/>
          <w:szCs w:val="21"/>
          <w:u w:color="000000" w:themeColor="text1"/>
          <w:lang w:eastAsia="zh-CN"/>
        </w:rPr>
        <w:t xml:space="preserve">and/or the Communications </w:t>
      </w:r>
      <w:r w:rsidR="00C77A55">
        <w:rPr>
          <w:rFonts w:asciiTheme="minorHAnsi" w:hAnsiTheme="minorHAnsi" w:cstheme="minorHAnsi" w:hint="eastAsia"/>
          <w:color w:val="000000" w:themeColor="text1"/>
          <w:sz w:val="21"/>
          <w:szCs w:val="21"/>
          <w:u w:color="000000" w:themeColor="text1"/>
          <w:lang w:eastAsia="zh-CN"/>
        </w:rPr>
        <w:t xml:space="preserve">from Recipient. </w:t>
      </w:r>
    </w:p>
    <w:p w14:paraId="18975E6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20E86A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Release and Indemnification</w:t>
      </w:r>
    </w:p>
    <w:p w14:paraId="02510665"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96F13FA" w14:textId="1ABA1986"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w:t>
      </w:r>
      <w:r w:rsidR="00EE29A8">
        <w:rPr>
          <w:rFonts w:asciiTheme="minorHAnsi" w:hAnsiTheme="minorHAnsi" w:cstheme="minorHAnsi" w:hint="eastAsia"/>
          <w:noProof/>
          <w:color w:val="000000" w:themeColor="text1"/>
          <w:sz w:val="21"/>
          <w:szCs w:val="21"/>
          <w:u w:color="000000" w:themeColor="text1"/>
          <w:lang w:eastAsia="zh-CN"/>
        </w:rPr>
        <w:t xml:space="preserve"> </w:t>
      </w:r>
      <w:r w:rsidR="009A4A57">
        <w:rPr>
          <w:rFonts w:asciiTheme="minorHAnsi" w:hAnsiTheme="minorHAnsi" w:cstheme="minorHAnsi"/>
          <w:noProof/>
          <w:color w:val="000000" w:themeColor="text1"/>
          <w:sz w:val="21"/>
          <w:szCs w:val="21"/>
          <w:u w:color="000000" w:themeColor="text1"/>
          <w:lang w:eastAsia="zh-CN"/>
        </w:rPr>
        <w:t xml:space="preserve">(1) </w:t>
      </w:r>
      <w:r w:rsidRPr="0045144B">
        <w:rPr>
          <w:rFonts w:asciiTheme="minorHAnsi" w:hAnsiTheme="minorHAnsi" w:cstheme="minorHAnsi"/>
          <w:noProof/>
          <w:color w:val="000000" w:themeColor="text1"/>
          <w:sz w:val="21"/>
          <w:szCs w:val="21"/>
          <w:u w:color="000000" w:themeColor="text1"/>
        </w:rPr>
        <w:t xml:space="preserve">releases HCVT and its personnel from all claims, liabilities, and expenses relating to or arising out of any transaction relating to the Proposed Transaction involving Recipient, on the one hand, and Client or its respective affiliates, on the other hand, the services provided by HCVT on behalf of Client in connection with any such transaction, the Services, the Information, the Communications, or the access to or use of the Information or the Communications by Recipient or any other person or entity authorized hereunder and any assertion of reliance in relation thereto, </w:t>
      </w:r>
      <w:commentRangeStart w:id="13"/>
      <w:r w:rsidRPr="0045144B">
        <w:rPr>
          <w:rFonts w:asciiTheme="minorHAnsi" w:hAnsiTheme="minorHAnsi" w:cstheme="minorHAnsi"/>
          <w:noProof/>
          <w:color w:val="000000" w:themeColor="text1"/>
          <w:sz w:val="21"/>
          <w:szCs w:val="21"/>
          <w:u w:color="000000" w:themeColor="text1"/>
        </w:rPr>
        <w:t>(2)</w:t>
      </w:r>
      <w:ins w:id="14" w:author="Steve Squillario" w:date="2026-02-25T17:37:00Z" w16du:dateUtc="2026-02-26T01:37:00Z">
        <w:r w:rsidR="00AF6B6A">
          <w:rPr>
            <w:rFonts w:asciiTheme="minorHAnsi" w:hAnsiTheme="minorHAnsi" w:cstheme="minorHAnsi"/>
            <w:noProof/>
            <w:color w:val="000000" w:themeColor="text1"/>
            <w:sz w:val="21"/>
            <w:szCs w:val="21"/>
            <w:u w:color="000000" w:themeColor="text1"/>
          </w:rPr>
          <w:t xml:space="preserve"> </w:t>
        </w:r>
        <w:r w:rsidR="00AF6B6A" w:rsidRPr="0045144B">
          <w:rPr>
            <w:rFonts w:asciiTheme="minorHAnsi" w:hAnsiTheme="minorHAnsi" w:cstheme="minorHAnsi"/>
            <w:noProof/>
            <w:color w:val="000000" w:themeColor="text1"/>
            <w:sz w:val="21"/>
            <w:szCs w:val="21"/>
            <w:u w:color="000000" w:themeColor="text1"/>
          </w:rPr>
          <w:t>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w:t>
        </w:r>
      </w:ins>
      <w:commentRangeEnd w:id="13"/>
      <w:ins w:id="15" w:author="Steve Squillario" w:date="2026-02-25T17:38:00Z" w16du:dateUtc="2026-02-26T01:38:00Z">
        <w:r w:rsidR="00AF6B6A">
          <w:rPr>
            <w:rStyle w:val="CommentReference"/>
          </w:rPr>
          <w:commentReference w:id="13"/>
        </w:r>
      </w:ins>
      <w:ins w:id="16" w:author="Steve Squillario" w:date="2026-02-25T17:37:00Z" w16du:dateUtc="2026-02-26T01:37:00Z">
        <w:r w:rsidR="00AF6B6A" w:rsidRPr="0045144B">
          <w:rPr>
            <w:rFonts w:asciiTheme="minorHAnsi" w:hAnsiTheme="minorHAnsi" w:cstheme="minorHAnsi"/>
            <w:noProof/>
            <w:color w:val="000000" w:themeColor="text1"/>
            <w:sz w:val="21"/>
            <w:szCs w:val="21"/>
            <w:u w:color="000000" w:themeColor="text1"/>
          </w:rPr>
          <w:t xml:space="preserve"> (3)</w:t>
        </w:r>
      </w:ins>
      <w:del w:id="17" w:author="Chujun Yang" w:date="2026-02-25T17:50:00Z" w16du:dateUtc="2026-02-25T22:50:00Z">
        <w:r w:rsidRPr="0045144B" w:rsidDel="00407E65">
          <w:rPr>
            <w:rFonts w:asciiTheme="minorHAnsi" w:hAnsiTheme="minorHAnsi" w:cstheme="minorHAnsi"/>
            <w:noProof/>
            <w:color w:val="000000" w:themeColor="text1"/>
            <w:sz w:val="21"/>
            <w:szCs w:val="21"/>
            <w:u w:color="000000" w:themeColor="text1"/>
          </w:rPr>
          <w:delText xml:space="preserve"> </w:delText>
        </w:r>
        <w:r w:rsidR="009A4A57" w:rsidRPr="0045144B" w:rsidDel="00407E65">
          <w:rPr>
            <w:rFonts w:asciiTheme="minorHAnsi" w:hAnsiTheme="minorHAnsi" w:cstheme="minorHAnsi"/>
            <w:noProof/>
            <w:color w:val="000000" w:themeColor="text1"/>
            <w:sz w:val="21"/>
            <w:szCs w:val="21"/>
            <w:u w:color="000000" w:themeColor="text1"/>
          </w:rPr>
          <w:delText>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 (3)</w:delText>
        </w:r>
      </w:del>
      <w:r w:rsidR="009A4A57">
        <w:rPr>
          <w:rFonts w:asciiTheme="minorHAnsi" w:hAnsiTheme="minorHAnsi" w:cstheme="minorHAnsi"/>
          <w:noProof/>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covenants not to sue, assert or seek to impose any liability on HCVT or its personnel concerning any claim, cause of action or other matter released or for which indemnification or a covenant to hold harmless is provided herein, and (</w:t>
      </w:r>
      <w:r w:rsidR="00001B80">
        <w:rPr>
          <w:rFonts w:asciiTheme="minorHAnsi" w:hAnsiTheme="minorHAnsi" w:cstheme="minorHAnsi"/>
          <w:noProof/>
          <w:color w:val="000000" w:themeColor="text1"/>
          <w:sz w:val="21"/>
          <w:szCs w:val="21"/>
          <w:u w:color="000000" w:themeColor="text1"/>
        </w:rPr>
        <w:t>4</w:t>
      </w:r>
      <w:r w:rsidRPr="0045144B">
        <w:rPr>
          <w:rFonts w:asciiTheme="minorHAnsi" w:hAnsiTheme="minorHAnsi" w:cstheme="minorHAnsi"/>
          <w:noProof/>
          <w:color w:val="000000" w:themeColor="text1"/>
          <w:sz w:val="21"/>
          <w:szCs w:val="21"/>
          <w:u w:color="000000" w:themeColor="text1"/>
        </w:rPr>
        <w:t>) covenants not to assert reliance in any circumstance or manner upon the Information or the Communications.</w:t>
      </w:r>
    </w:p>
    <w:p w14:paraId="355E530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66C2BA3" w14:textId="03485877" w:rsidR="009C2894" w:rsidRDefault="00045A2D" w:rsidP="009C2894">
      <w:pPr>
        <w:pStyle w:val="BodyText3"/>
        <w:suppressAutoHyphens/>
        <w:spacing w:before="0" w:after="0"/>
        <w:jc w:val="both"/>
        <w:rPr>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release</w:t>
      </w:r>
      <w:ins w:id="18" w:author="Steve Squillario" w:date="2026-02-25T17:38:00Z" w16du:dateUtc="2026-02-26T01:38:00Z">
        <w:r w:rsidR="00AF6B6A">
          <w:rPr>
            <w:rFonts w:asciiTheme="minorHAnsi" w:hAnsiTheme="minorHAnsi" w:cstheme="minorHAnsi"/>
            <w:noProof/>
            <w:color w:val="000000" w:themeColor="text1"/>
            <w:sz w:val="21"/>
            <w:szCs w:val="21"/>
            <w:u w:color="000000" w:themeColor="text1"/>
          </w:rPr>
          <w:t>, indemnification</w:t>
        </w:r>
      </w:ins>
      <w:del w:id="19" w:author="Chujun Yang" w:date="2026-02-25T17:50:00Z" w16du:dateUtc="2026-02-25T22:50:00Z">
        <w:r w:rsidRPr="0045144B" w:rsidDel="00407E65">
          <w:rPr>
            <w:rFonts w:asciiTheme="minorHAnsi" w:hAnsiTheme="minorHAnsi" w:cstheme="minorHAnsi"/>
            <w:noProof/>
            <w:color w:val="000000" w:themeColor="text1"/>
            <w:sz w:val="21"/>
            <w:szCs w:val="21"/>
            <w:u w:color="000000" w:themeColor="text1"/>
          </w:rPr>
          <w:delText xml:space="preserve">, indemnification </w:delText>
        </w:r>
      </w:del>
      <w:r w:rsidRPr="0045144B">
        <w:rPr>
          <w:rFonts w:asciiTheme="minorHAnsi" w:hAnsiTheme="minorHAnsi" w:cstheme="minorHAnsi"/>
          <w:noProof/>
          <w:color w:val="000000" w:themeColor="text1"/>
          <w:sz w:val="21"/>
          <w:szCs w:val="21"/>
          <w:u w:color="000000" w:themeColor="text1"/>
        </w:rPr>
        <w:t>and covenant provisions of this letter will apply to the</w:t>
      </w:r>
      <w:r w:rsidR="00001B80">
        <w:rPr>
          <w:rFonts w:asciiTheme="minorHAnsi" w:hAnsiTheme="minorHAnsi" w:cstheme="minorHAnsi"/>
          <w:noProof/>
          <w:color w:val="000000" w:themeColor="text1"/>
          <w:sz w:val="21"/>
          <w:szCs w:val="21"/>
          <w:u w:color="000000" w:themeColor="text1"/>
        </w:rPr>
        <w:t xml:space="preserve"> fullest</w:t>
      </w:r>
      <w:r w:rsidRPr="0045144B">
        <w:rPr>
          <w:rFonts w:asciiTheme="minorHAnsi" w:hAnsiTheme="minorHAnsi" w:cstheme="minorHAnsi"/>
          <w:noProof/>
          <w:color w:val="000000" w:themeColor="text1"/>
          <w:sz w:val="21"/>
          <w:szCs w:val="21"/>
          <w:u w:color="000000" w:themeColor="text1"/>
        </w:rPr>
        <w:t xml:space="preserve"> extent of the law, whether in contract, statute,</w:t>
      </w:r>
      <w:r w:rsidR="009A4A57">
        <w:rPr>
          <w:rFonts w:asciiTheme="minorHAnsi" w:hAnsiTheme="minorHAnsi" w:cstheme="minorHAnsi"/>
          <w:noProof/>
          <w:color w:val="000000" w:themeColor="text1"/>
          <w:sz w:val="21"/>
          <w:szCs w:val="21"/>
          <w:u w:color="000000" w:themeColor="text1"/>
        </w:rPr>
        <w:t xml:space="preserve"> tort (such as negligence),</w:t>
      </w:r>
      <w:r w:rsidRPr="0045144B">
        <w:rPr>
          <w:rFonts w:asciiTheme="minorHAnsi" w:hAnsiTheme="minorHAnsi" w:cstheme="minorHAnsi"/>
          <w:noProof/>
          <w:color w:val="000000" w:themeColor="text1"/>
          <w:sz w:val="21"/>
          <w:szCs w:val="21"/>
          <w:u w:color="000000" w:themeColor="text1"/>
        </w:rPr>
        <w:t xml:space="preserve"> or otherwise, and in no event will HCVT or its personnel be liable for consequential, special, indirect, incidental, punitive or exemplary loss, damage, or expense.</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 xml:space="preserve">In circumstances where all or any portion of the provisions of this section of this letter are finally judicially determined to be unavailable, the aggregate liability of HCVT for any claims, liabilities, or </w:t>
      </w:r>
      <w:r w:rsidRPr="0045144B">
        <w:rPr>
          <w:rFonts w:asciiTheme="minorHAnsi" w:hAnsiTheme="minorHAnsi" w:cstheme="minorHAnsi"/>
          <w:noProof/>
          <w:color w:val="000000" w:themeColor="text1"/>
          <w:sz w:val="21"/>
          <w:szCs w:val="21"/>
          <w:u w:color="000000" w:themeColor="text1"/>
        </w:rPr>
        <w:lastRenderedPageBreak/>
        <w:t>expenses relating to any transaction relating to the Proposed Transaction, the services provided by HCVT on behalf of Client in connection with any such transaction, the Services, the Information, the Communications or the access to or use of the Information or the Communications by Recipient or any other person or entity authorized hereunder shall not exceed an amount which is proportional to the relative fault that the conduct of HCVT bears to all other conduct giving rise to such claims, liabilities, or expenses; provided, however, that in no event shall HCVT's aggregate liability exceed the fees paid to HCVT by Client under the Engagement Letter with respect to the Proposed Transaction.</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The agreements and undertakings of Recipient contained in this letter, such as those pertaining to restrictions on the use and distribution of the Information and the Communications, release from liability</w:t>
      </w:r>
      <w:ins w:id="20" w:author="Steve Squillario" w:date="2026-02-25T17:38:00Z" w16du:dateUtc="2026-02-26T01:38:00Z">
        <w:r w:rsidR="00AF6B6A">
          <w:rPr>
            <w:rFonts w:asciiTheme="minorHAnsi" w:hAnsiTheme="minorHAnsi" w:cstheme="minorHAnsi"/>
            <w:noProof/>
            <w:color w:val="000000" w:themeColor="text1"/>
            <w:sz w:val="21"/>
            <w:szCs w:val="21"/>
            <w:u w:color="000000" w:themeColor="text1"/>
          </w:rPr>
          <w:t>, indemnification,</w:t>
        </w:r>
      </w:ins>
      <w:del w:id="21" w:author="Chujun Yang" w:date="2026-02-25T17:51:00Z" w16du:dateUtc="2026-02-25T22:51:00Z">
        <w:r w:rsidR="009A4A57" w:rsidDel="00407E65">
          <w:rPr>
            <w:rFonts w:asciiTheme="minorHAnsi" w:hAnsiTheme="minorHAnsi" w:cstheme="minorHAnsi"/>
            <w:noProof/>
            <w:color w:val="000000" w:themeColor="text1"/>
            <w:sz w:val="21"/>
            <w:szCs w:val="21"/>
            <w:u w:color="000000" w:themeColor="text1"/>
          </w:rPr>
          <w:delText xml:space="preserve"> indemnification</w:delText>
        </w:r>
      </w:del>
      <w:r w:rsidR="009A4A57">
        <w:rPr>
          <w:rFonts w:asciiTheme="minorHAnsi" w:hAnsiTheme="minorHAnsi" w:cstheme="minorHAnsi"/>
          <w:noProof/>
          <w:color w:val="000000" w:themeColor="text1"/>
          <w:sz w:val="21"/>
          <w:szCs w:val="21"/>
          <w:u w:color="000000" w:themeColor="text1"/>
        </w:rPr>
        <w:t>,</w:t>
      </w:r>
      <w:r w:rsidRPr="0045144B">
        <w:rPr>
          <w:rFonts w:asciiTheme="minorHAnsi" w:hAnsiTheme="minorHAnsi" w:cstheme="minorHAnsi"/>
          <w:noProof/>
          <w:color w:val="000000" w:themeColor="text1"/>
          <w:sz w:val="21"/>
          <w:szCs w:val="21"/>
          <w:u w:color="000000" w:themeColor="text1"/>
        </w:rPr>
        <w:t xml:space="preserve"> and covenants, will survive delivery of the Information and the Communications to Recipient and consummation of the Proposed Transaction and any transaction involving Recipient and </w:t>
      </w:r>
      <w:r w:rsidR="009C2894">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noProof/>
          <w:color w:val="000000" w:themeColor="text1"/>
          <w:sz w:val="21"/>
          <w:szCs w:val="21"/>
          <w:u w:color="000000" w:themeColor="text1"/>
        </w:rPr>
        <w:t xml:space="preserve"> or its affiliates.</w:t>
      </w:r>
      <w:r w:rsidR="009C2894">
        <w:rPr>
          <w:rFonts w:asciiTheme="minorHAnsi" w:hAnsiTheme="minorHAnsi" w:cstheme="minorHAnsi"/>
          <w:noProof/>
          <w:color w:val="000000" w:themeColor="text1"/>
          <w:sz w:val="21"/>
          <w:szCs w:val="21"/>
          <w:u w:color="000000" w:themeColor="text1"/>
        </w:rPr>
        <w:br w:type="page"/>
      </w:r>
    </w:p>
    <w:p w14:paraId="7FB7BB0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Other</w:t>
      </w:r>
    </w:p>
    <w:p w14:paraId="468F73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85C70C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If any provision of this letter is found by a court of competent jurisdiction to be unenforceable, such provision shall not affect the other provisions, but such unenforceable provision shall be deemed modified to the extent necessary to render it enforceable, preserving to the fullest extent permissible the intent of the parties set forth in this letter.</w:t>
      </w:r>
    </w:p>
    <w:p w14:paraId="5D5E4792"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4EC935E" w14:textId="08146840"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HCVT </w:t>
      </w:r>
      <w:r w:rsidR="00DB7B73">
        <w:rPr>
          <w:rFonts w:asciiTheme="minorHAnsi" w:hAnsiTheme="minorHAnsi" w:cstheme="minorHAnsi" w:hint="eastAsia"/>
          <w:color w:val="000000" w:themeColor="text1"/>
          <w:sz w:val="21"/>
          <w:szCs w:val="21"/>
          <w:u w:color="000000" w:themeColor="text1"/>
          <w:lang w:eastAsia="zh-CN"/>
        </w:rPr>
        <w:t>may</w:t>
      </w:r>
      <w:r w:rsidR="00DB7B73"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 xml:space="preserve">suffer irreparable damage for which money damages </w:t>
      </w:r>
      <w:r w:rsidR="00DB7B73">
        <w:rPr>
          <w:rFonts w:asciiTheme="minorHAnsi" w:hAnsiTheme="minorHAnsi" w:cstheme="minorHAnsi" w:hint="eastAsia"/>
          <w:color w:val="000000" w:themeColor="text1"/>
          <w:sz w:val="21"/>
          <w:szCs w:val="21"/>
          <w:u w:color="000000" w:themeColor="text1"/>
          <w:lang w:eastAsia="zh-CN"/>
        </w:rPr>
        <w:t>may</w:t>
      </w:r>
      <w:r w:rsidR="00DB7B73"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 xml:space="preserve">not be a sufficient remedy in the event of a breach of any provision of this letter. HCVT shall </w:t>
      </w:r>
      <w:r w:rsidRPr="0045144B">
        <w:rPr>
          <w:rFonts w:asciiTheme="minorHAnsi" w:hAnsiTheme="minorHAnsi" w:cstheme="minorHAnsi"/>
          <w:noProof/>
          <w:color w:val="000000" w:themeColor="text1"/>
          <w:sz w:val="21"/>
          <w:szCs w:val="21"/>
          <w:u w:color="000000" w:themeColor="text1"/>
        </w:rPr>
        <w:t>be entitled</w:t>
      </w:r>
      <w:r w:rsidRPr="0045144B">
        <w:rPr>
          <w:rFonts w:asciiTheme="minorHAnsi" w:hAnsiTheme="minorHAnsi" w:cstheme="minorHAnsi"/>
          <w:color w:val="000000" w:themeColor="text1"/>
          <w:sz w:val="21"/>
          <w:szCs w:val="21"/>
          <w:u w:color="000000" w:themeColor="text1"/>
        </w:rPr>
        <w:t xml:space="preserve"> to </w:t>
      </w:r>
      <w:r w:rsidR="00DB7B73">
        <w:rPr>
          <w:rFonts w:asciiTheme="minorHAnsi" w:hAnsiTheme="minorHAnsi" w:cstheme="minorHAnsi" w:hint="eastAsia"/>
          <w:color w:val="000000" w:themeColor="text1"/>
          <w:sz w:val="21"/>
          <w:szCs w:val="21"/>
          <w:u w:color="000000" w:themeColor="text1"/>
          <w:lang w:eastAsia="zh-CN"/>
        </w:rPr>
        <w:t xml:space="preserve">seek </w:t>
      </w:r>
      <w:r w:rsidRPr="0045144B">
        <w:rPr>
          <w:rFonts w:asciiTheme="minorHAnsi" w:hAnsiTheme="minorHAnsi" w:cstheme="minorHAnsi"/>
          <w:color w:val="000000" w:themeColor="text1"/>
          <w:sz w:val="21"/>
          <w:szCs w:val="21"/>
          <w:u w:color="000000" w:themeColor="text1"/>
        </w:rPr>
        <w:t xml:space="preserve">specific performance and injunctive relief as remedies for any breach or threatened </w:t>
      </w:r>
      <w:r w:rsidRPr="0045144B">
        <w:rPr>
          <w:rFonts w:asciiTheme="minorHAnsi" w:hAnsiTheme="minorHAnsi" w:cstheme="minorHAnsi"/>
          <w:noProof/>
          <w:color w:val="000000" w:themeColor="text1"/>
          <w:sz w:val="21"/>
          <w:szCs w:val="21"/>
          <w:u w:color="000000" w:themeColor="text1"/>
        </w:rPr>
        <w:t>breach</w:t>
      </w:r>
      <w:r w:rsidRPr="0045144B">
        <w:rPr>
          <w:rFonts w:asciiTheme="minorHAnsi" w:hAnsiTheme="minorHAnsi" w:cstheme="minorHAnsi"/>
          <w:color w:val="000000" w:themeColor="text1"/>
          <w:sz w:val="21"/>
          <w:szCs w:val="21"/>
          <w:u w:color="000000" w:themeColor="text1"/>
        </w:rPr>
        <w:t xml:space="preserve"> of any provision of this letter, which remedies shall not be deemed exclusive remedies for such breach or threatened breach by Recipient, but shall be in addition to all other remedies available to HCVT at law or in equity.</w:t>
      </w:r>
    </w:p>
    <w:p w14:paraId="02DE432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3C23B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may not assign, transfer or delegate any of its rights or obligations hereunder (including, without limitation, interests or claims relating to this letter or any of the transactions contemplated hereby) by operation of law or otherwise without the prior written consent of HCVT, provided, however, that Recipient may assign all of its rights and obligations hereunder to (1) an acquirer of all or substantially all of the assets of Recipient so long as such acquirer agrees in writing to be bound by the terms hereof as if it were Recipient or (2) any successor by merger of Recipient so long as such successor is bound by the terms hereof by operation of law as if it were Recipient.</w:t>
      </w:r>
    </w:p>
    <w:p w14:paraId="29ECA5C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6A00373" w14:textId="749F2AE7" w:rsidR="00045A2D" w:rsidRDefault="00045A2D" w:rsidP="0045144B">
      <w:pPr>
        <w:pStyle w:val="BodyText3"/>
        <w:suppressAutoHyphens/>
        <w:spacing w:before="0" w:after="0"/>
        <w:jc w:val="both"/>
        <w:rPr>
          <w:ins w:id="22" w:author="Chujun Yang" w:date="2026-02-25T17:51:00Z" w16du:dateUtc="2026-02-25T22:51:00Z"/>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This letter and all matters arising under or relating hereto (whether in contract, statute, tort (such as negligence), or otherwise) shall be governed by, and construed in accordance with, the laws of the State of California (without regard to its conflicts of laws principles), and the state and federal courts in Los Angeles, California, shall have exclusive jurisdiction over all matters arising under or relating to this letter.</w:t>
      </w:r>
    </w:p>
    <w:p w14:paraId="73D2C839" w14:textId="420FDC0E" w:rsidR="00407E65" w:rsidDel="00AF6B6A" w:rsidRDefault="00407E65" w:rsidP="0045144B">
      <w:pPr>
        <w:pStyle w:val="BodyText3"/>
        <w:suppressAutoHyphens/>
        <w:spacing w:before="0" w:after="0"/>
        <w:jc w:val="both"/>
        <w:rPr>
          <w:ins w:id="23" w:author="Chujun Yang" w:date="2026-02-25T17:51:00Z" w16du:dateUtc="2026-02-25T22:51:00Z"/>
          <w:del w:id="24" w:author="Steve Squillario" w:date="2026-02-25T17:38:00Z" w16du:dateUtc="2026-02-26T01:38:00Z"/>
          <w:rFonts w:asciiTheme="minorHAnsi" w:hAnsiTheme="minorHAnsi" w:cstheme="minorHAnsi"/>
          <w:noProof/>
          <w:color w:val="000000" w:themeColor="text1"/>
          <w:sz w:val="21"/>
          <w:szCs w:val="21"/>
          <w:u w:color="000000" w:themeColor="text1"/>
          <w:lang w:eastAsia="zh-CN"/>
        </w:rPr>
      </w:pPr>
    </w:p>
    <w:p w14:paraId="0E105906" w14:textId="15F060B3" w:rsidR="00407E65" w:rsidDel="00AF6B6A" w:rsidRDefault="00407E65" w:rsidP="0045144B">
      <w:pPr>
        <w:pStyle w:val="BodyText3"/>
        <w:suppressAutoHyphens/>
        <w:spacing w:before="0" w:after="0"/>
        <w:jc w:val="both"/>
        <w:rPr>
          <w:del w:id="25" w:author="Steve Squillario" w:date="2026-02-25T17:38:00Z" w16du:dateUtc="2026-02-26T01:38:00Z"/>
          <w:rFonts w:asciiTheme="minorHAnsi" w:hAnsiTheme="minorHAnsi" w:cstheme="minorHAnsi"/>
          <w:noProof/>
          <w:color w:val="000000" w:themeColor="text1"/>
          <w:sz w:val="21"/>
          <w:szCs w:val="21"/>
          <w:u w:color="000000" w:themeColor="text1"/>
          <w:lang w:eastAsia="zh-CN"/>
        </w:rPr>
      </w:pPr>
      <w:ins w:id="26" w:author="Chujun Yang" w:date="2026-02-25T17:51:00Z" w16du:dateUtc="2026-02-25T22:51:00Z">
        <w:del w:id="27" w:author="Steve Squillario" w:date="2026-02-25T17:38:00Z" w16du:dateUtc="2026-02-26T01:38:00Z">
          <w:r w:rsidDel="00AF6B6A">
            <w:rPr>
              <w:rFonts w:asciiTheme="minorHAnsi" w:hAnsiTheme="minorHAnsi" w:cstheme="minorHAnsi" w:hint="eastAsia"/>
              <w:noProof/>
              <w:color w:val="000000" w:themeColor="text1"/>
              <w:sz w:val="21"/>
              <w:szCs w:val="21"/>
              <w:u w:color="000000" w:themeColor="text1"/>
              <w:lang w:eastAsia="zh-CN"/>
            </w:rPr>
            <w:delText>This letter shall be in effecitve and re</w:delText>
          </w:r>
        </w:del>
      </w:ins>
      <w:ins w:id="28" w:author="Chujun Yang" w:date="2026-02-25T17:52:00Z" w16du:dateUtc="2026-02-25T22:52:00Z">
        <w:del w:id="29" w:author="Steve Squillario" w:date="2026-02-25T17:38:00Z" w16du:dateUtc="2026-02-26T01:38:00Z">
          <w:r w:rsidDel="00AF6B6A">
            <w:rPr>
              <w:rFonts w:asciiTheme="minorHAnsi" w:hAnsiTheme="minorHAnsi" w:cstheme="minorHAnsi" w:hint="eastAsia"/>
              <w:noProof/>
              <w:color w:val="000000" w:themeColor="text1"/>
              <w:sz w:val="21"/>
              <w:szCs w:val="21"/>
              <w:u w:color="000000" w:themeColor="text1"/>
              <w:lang w:eastAsia="zh-CN"/>
            </w:rPr>
            <w:delText>main in full force 2 years from the date hereof.</w:delText>
          </w:r>
        </w:del>
      </w:ins>
    </w:p>
    <w:p w14:paraId="6C2CD68A" w14:textId="77777777" w:rsidR="00DB7B73" w:rsidRDefault="00DB7B73" w:rsidP="0045144B">
      <w:pPr>
        <w:pStyle w:val="BodyText3"/>
        <w:suppressAutoHyphens/>
        <w:spacing w:before="0" w:after="0"/>
        <w:jc w:val="both"/>
        <w:rPr>
          <w:rFonts w:asciiTheme="minorHAnsi" w:hAnsiTheme="minorHAnsi" w:cstheme="minorHAnsi"/>
          <w:noProof/>
          <w:color w:val="000000" w:themeColor="text1"/>
          <w:sz w:val="21"/>
          <w:szCs w:val="21"/>
          <w:u w:color="000000" w:themeColor="text1"/>
          <w:lang w:eastAsia="zh-CN"/>
        </w:rPr>
      </w:pPr>
    </w:p>
    <w:p w14:paraId="73B15C4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p>
    <w:p w14:paraId="762DA8E4" w14:textId="77777777" w:rsidR="00045A2D" w:rsidRPr="0045144B" w:rsidRDefault="00045A2D" w:rsidP="0045144B">
      <w:pPr>
        <w:suppressAutoHyphens/>
        <w:spacing w:before="0"/>
        <w:jc w:val="center"/>
        <w:rPr>
          <w:rFonts w:asciiTheme="minorHAnsi" w:hAnsiTheme="minorHAnsi" w:cstheme="minorHAnsi"/>
          <w:i/>
          <w:color w:val="000000" w:themeColor="text1"/>
          <w:sz w:val="21"/>
          <w:szCs w:val="21"/>
          <w:u w:color="000000" w:themeColor="text1"/>
        </w:rPr>
      </w:pPr>
      <w:r w:rsidRPr="0045144B">
        <w:rPr>
          <w:rFonts w:asciiTheme="minorHAnsi" w:hAnsiTheme="minorHAnsi" w:cstheme="minorHAnsi"/>
          <w:i/>
          <w:color w:val="000000" w:themeColor="text1"/>
          <w:sz w:val="21"/>
          <w:szCs w:val="21"/>
          <w:u w:color="000000" w:themeColor="text1"/>
        </w:rPr>
        <w:t>[Signatures on following page]</w:t>
      </w:r>
    </w:p>
    <w:p w14:paraId="50B52D56" w14:textId="77777777"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199157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br w:type="page"/>
      </w:r>
    </w:p>
    <w:p w14:paraId="78D9F65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Agreement and Acceptance</w:t>
      </w:r>
    </w:p>
    <w:p w14:paraId="5CCC153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1C57907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eastAsia="Calibri" w:hAnsiTheme="minorHAnsi" w:cstheme="minorHAnsi"/>
          <w:color w:val="000000" w:themeColor="text1"/>
          <w:sz w:val="21"/>
          <w:szCs w:val="21"/>
          <w:u w:color="000000" w:themeColor="text1"/>
        </w:rPr>
        <w:t xml:space="preserve">This letter constitutes the entire agreement </w:t>
      </w:r>
      <w:r w:rsidRPr="0045144B">
        <w:rPr>
          <w:rFonts w:asciiTheme="minorHAnsi" w:eastAsia="Calibri" w:hAnsiTheme="minorHAnsi" w:cstheme="minorHAnsi"/>
          <w:noProof/>
          <w:color w:val="000000" w:themeColor="text1"/>
          <w:sz w:val="21"/>
          <w:szCs w:val="21"/>
          <w:u w:color="000000" w:themeColor="text1"/>
        </w:rPr>
        <w:t>between</w:t>
      </w:r>
      <w:r w:rsidRPr="0045144B">
        <w:rPr>
          <w:rFonts w:asciiTheme="minorHAnsi" w:eastAsia="Calibri" w:hAnsiTheme="minorHAnsi" w:cstheme="minorHAnsi"/>
          <w:color w:val="000000" w:themeColor="text1"/>
          <w:sz w:val="21"/>
          <w:szCs w:val="21"/>
          <w:u w:color="000000" w:themeColor="text1"/>
        </w:rPr>
        <w:t xml:space="preserve"> the parties hereto </w:t>
      </w:r>
      <w:r w:rsidRPr="0045144B">
        <w:rPr>
          <w:rFonts w:asciiTheme="minorHAnsi" w:eastAsia="Calibri" w:hAnsiTheme="minorHAnsi" w:cstheme="minorHAnsi"/>
          <w:noProof/>
          <w:color w:val="000000" w:themeColor="text1"/>
          <w:sz w:val="21"/>
          <w:szCs w:val="21"/>
          <w:u w:color="000000" w:themeColor="text1"/>
        </w:rPr>
        <w:t>with respect to</w:t>
      </w:r>
      <w:r w:rsidRPr="0045144B">
        <w:rPr>
          <w:rFonts w:asciiTheme="minorHAnsi" w:eastAsia="Calibri" w:hAnsiTheme="minorHAnsi" w:cstheme="minorHAnsi"/>
          <w:color w:val="000000" w:themeColor="text1"/>
          <w:sz w:val="21"/>
          <w:szCs w:val="21"/>
          <w:u w:color="000000" w:themeColor="text1"/>
        </w:rPr>
        <w:t xml:space="preserve"> its subject matter, supersedes all other oral or written representations, understandings, or agreements relating to such subject matter, and may not </w:t>
      </w:r>
      <w:r w:rsidRPr="0045144B">
        <w:rPr>
          <w:rFonts w:asciiTheme="minorHAnsi" w:eastAsia="Calibri" w:hAnsiTheme="minorHAnsi" w:cstheme="minorHAnsi"/>
          <w:noProof/>
          <w:color w:val="000000" w:themeColor="text1"/>
          <w:sz w:val="21"/>
          <w:szCs w:val="21"/>
          <w:u w:color="000000" w:themeColor="text1"/>
        </w:rPr>
        <w:t>be amended</w:t>
      </w:r>
      <w:r w:rsidRPr="0045144B">
        <w:rPr>
          <w:rFonts w:asciiTheme="minorHAnsi" w:eastAsia="Calibri" w:hAnsiTheme="minorHAnsi" w:cstheme="minorHAnsi"/>
          <w:color w:val="000000" w:themeColor="text1"/>
          <w:sz w:val="21"/>
          <w:szCs w:val="21"/>
          <w:u w:color="000000" w:themeColor="text1"/>
        </w:rPr>
        <w:t xml:space="preserve"> except by written agreement signed by the parties.</w:t>
      </w:r>
    </w:p>
    <w:p w14:paraId="664DEDC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6A72516"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Please confirm your agreement with the foregoing by signing and dating a copy of this letter and returning it to us. This Agreement may be executed in one or more counterparts each of which shall be deemed an original</w:t>
      </w:r>
      <w:r w:rsidRPr="0045144B">
        <w:rPr>
          <w:rFonts w:asciiTheme="minorHAnsi" w:hAnsiTheme="minorHAnsi" w:cstheme="minorHAnsi"/>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but all of which together shall constitute one and the same instrument. </w:t>
      </w:r>
      <w:r w:rsidRPr="0045144B">
        <w:rPr>
          <w:rFonts w:asciiTheme="minorHAnsi" w:hAnsiTheme="minorHAnsi" w:cstheme="minorHAnsi"/>
          <w:noProof/>
          <w:color w:val="000000" w:themeColor="text1"/>
          <w:sz w:val="21"/>
          <w:szCs w:val="21"/>
          <w:u w:color="000000" w:themeColor="text1"/>
        </w:rPr>
        <w:t>Signed signature pages may be transmitted by facsimile</w:t>
      </w:r>
      <w:r w:rsidRPr="0045144B">
        <w:rPr>
          <w:rFonts w:asciiTheme="minorHAnsi" w:hAnsiTheme="minorHAnsi" w:cstheme="minorHAnsi"/>
          <w:color w:val="000000" w:themeColor="text1"/>
          <w:sz w:val="21"/>
          <w:szCs w:val="21"/>
          <w:u w:color="000000" w:themeColor="text1"/>
        </w:rPr>
        <w:t>, electronically scanned or electronically signed, and any such signature shall have the same legal effect as the original.</w:t>
      </w:r>
    </w:p>
    <w:p w14:paraId="65468F43"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EF2E81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Sincerely,</w:t>
      </w:r>
    </w:p>
    <w:p w14:paraId="27BF742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5502D53" w14:textId="55230B63" w:rsidR="00045A2D" w:rsidRPr="0045144B" w:rsidRDefault="00816E25" w:rsidP="0045144B">
      <w:pPr>
        <w:suppressAutoHyphens/>
        <w:spacing w:before="0"/>
        <w:jc w:val="both"/>
        <w:rPr>
          <w:rFonts w:asciiTheme="minorHAnsi" w:hAnsiTheme="minorHAnsi" w:cstheme="minorHAnsi"/>
          <w:b/>
          <w:color w:val="000000" w:themeColor="text1"/>
          <w:sz w:val="21"/>
          <w:szCs w:val="21"/>
        </w:rPr>
      </w:pPr>
      <w:r w:rsidRPr="0045144B">
        <w:rPr>
          <w:rFonts w:asciiTheme="minorHAnsi" w:hAnsiTheme="minorHAnsi" w:cstheme="minorHAnsi"/>
          <w:b/>
          <w:color w:val="000000" w:themeColor="text1"/>
          <w:sz w:val="21"/>
          <w:szCs w:val="21"/>
        </w:rPr>
        <w:t>HOLTHOUSE CARLIN &amp; VAN TRIGT LLP</w:t>
      </w:r>
    </w:p>
    <w:p w14:paraId="7FE79EA4"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73BE0371"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B970EA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[HCVT Signer]</w:t>
      </w:r>
    </w:p>
    <w:p w14:paraId="4D19AEE0"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D56A68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303FA379" w14:textId="0278D811" w:rsidR="00045A2D" w:rsidRPr="0045144B" w:rsidRDefault="00590821" w:rsidP="0045144B">
      <w:pPr>
        <w:suppressAutoHyphens/>
        <w:spacing w:before="0"/>
        <w:jc w:val="both"/>
        <w:rPr>
          <w:rFonts w:asciiTheme="minorHAnsi" w:hAnsiTheme="minorHAnsi" w:cstheme="minorHAnsi"/>
          <w:color w:val="000000" w:themeColor="text1"/>
          <w:sz w:val="21"/>
          <w:szCs w:val="21"/>
          <w:u w:color="000000" w:themeColor="text1"/>
          <w:lang w:eastAsia="zh-CN"/>
        </w:rPr>
      </w:pPr>
      <w:r>
        <w:rPr>
          <w:rFonts w:asciiTheme="minorHAnsi" w:hAnsiTheme="minorHAnsi" w:cstheme="minorHAnsi"/>
          <w:color w:val="000000" w:themeColor="text1"/>
          <w:sz w:val="21"/>
          <w:szCs w:val="21"/>
          <w:u w:color="000000" w:themeColor="text1"/>
        </w:rPr>
        <w:t xml:space="preserve">TERMS ACCEPTED BY:  </w:t>
      </w:r>
      <w:r w:rsidR="00407E65">
        <w:rPr>
          <w:rFonts w:asciiTheme="minorHAnsi" w:hAnsiTheme="minorHAnsi" w:cstheme="minorHAnsi"/>
          <w:color w:val="000000" w:themeColor="text1"/>
          <w:sz w:val="21"/>
          <w:szCs w:val="21"/>
          <w:u w:color="000000" w:themeColor="text1"/>
        </w:rPr>
        <w:tab/>
      </w:r>
      <w:r w:rsidR="00407E65">
        <w:rPr>
          <w:rFonts w:asciiTheme="minorHAnsi" w:hAnsiTheme="minorHAnsi" w:cstheme="minorHAnsi"/>
          <w:color w:val="000000" w:themeColor="text1"/>
          <w:sz w:val="21"/>
          <w:szCs w:val="21"/>
          <w:u w:color="000000" w:themeColor="text1"/>
        </w:rPr>
        <w:tab/>
      </w:r>
      <w:r w:rsidR="00407E65">
        <w:rPr>
          <w:rFonts w:asciiTheme="minorHAnsi" w:hAnsiTheme="minorHAnsi" w:cstheme="minorHAnsi"/>
          <w:color w:val="000000" w:themeColor="text1"/>
          <w:sz w:val="21"/>
          <w:szCs w:val="21"/>
          <w:u w:color="000000" w:themeColor="text1"/>
        </w:rPr>
        <w:tab/>
      </w:r>
      <w:r w:rsidR="00407E65">
        <w:rPr>
          <w:rFonts w:asciiTheme="minorHAnsi" w:hAnsiTheme="minorHAnsi" w:cstheme="minorHAnsi"/>
          <w:color w:val="000000" w:themeColor="text1"/>
          <w:sz w:val="21"/>
          <w:szCs w:val="21"/>
          <w:u w:color="000000" w:themeColor="text1"/>
        </w:rPr>
        <w:tab/>
      </w:r>
      <w:r w:rsidR="00FC1539">
        <w:rPr>
          <w:rFonts w:asciiTheme="minorHAnsi" w:hAnsiTheme="minorHAnsi" w:cstheme="minorHAnsi" w:hint="eastAsia"/>
          <w:color w:val="000000" w:themeColor="text1"/>
          <w:sz w:val="21"/>
          <w:szCs w:val="21"/>
          <w:u w:color="000000" w:themeColor="text1"/>
          <w:lang w:eastAsia="zh-CN"/>
        </w:rPr>
        <w:t xml:space="preserve">Colbeck </w:t>
      </w:r>
      <w:r w:rsidR="00667405">
        <w:rPr>
          <w:rFonts w:asciiTheme="minorHAnsi" w:hAnsiTheme="minorHAnsi" w:cstheme="minorHAnsi" w:hint="eastAsia"/>
          <w:color w:val="000000" w:themeColor="text1"/>
          <w:sz w:val="21"/>
          <w:szCs w:val="21"/>
          <w:u w:color="000000" w:themeColor="text1"/>
          <w:lang w:eastAsia="zh-CN"/>
        </w:rPr>
        <w:t xml:space="preserve">Capital Management LLC </w:t>
      </w:r>
    </w:p>
    <w:p w14:paraId="146F1A5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55377F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14264E4" w14:textId="082A3A1C" w:rsidR="0000688B" w:rsidRPr="0045144B" w:rsidRDefault="0000688B" w:rsidP="0000688B">
      <w:pPr>
        <w:tabs>
          <w:tab w:val="left" w:pos="4320"/>
        </w:tabs>
        <w:suppressAutoHyphens/>
        <w:spacing w:before="0"/>
        <w:jc w:val="both"/>
        <w:rPr>
          <w:rFonts w:asciiTheme="minorHAnsi" w:hAnsiTheme="minorHAnsi" w:cstheme="minorHAnsi"/>
          <w:color w:val="000000" w:themeColor="text1"/>
          <w:sz w:val="21"/>
          <w:szCs w:val="21"/>
          <w:u w:color="000000" w:themeColor="text1"/>
          <w:lang w:eastAsia="zh-CN"/>
        </w:rPr>
      </w:pPr>
      <w:r>
        <w:rPr>
          <w:rFonts w:asciiTheme="minorHAnsi" w:hAnsiTheme="minorHAnsi" w:cstheme="minorHAnsi" w:hint="eastAsia"/>
          <w:color w:val="000000" w:themeColor="text1"/>
          <w:sz w:val="21"/>
          <w:szCs w:val="21"/>
          <w:u w:color="000000" w:themeColor="text1"/>
          <w:lang w:eastAsia="zh-CN"/>
        </w:rPr>
        <w:t>Morris Beyda</w:t>
      </w:r>
      <w:r w:rsidRPr="0045144B">
        <w:rPr>
          <w:rFonts w:asciiTheme="minorHAnsi" w:hAnsiTheme="minorHAnsi" w:cstheme="minorHAnsi"/>
          <w:color w:val="000000" w:themeColor="text1"/>
          <w:sz w:val="21"/>
          <w:szCs w:val="21"/>
          <w:u w:color="000000" w:themeColor="text1"/>
        </w:rPr>
        <w:tab/>
      </w:r>
      <w:r w:rsidR="00045A2D" w:rsidRPr="0045144B">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hint="eastAsia"/>
          <w:color w:val="000000" w:themeColor="text1"/>
          <w:sz w:val="21"/>
          <w:szCs w:val="21"/>
          <w:u w:color="000000" w:themeColor="text1"/>
          <w:lang w:eastAsia="zh-CN"/>
        </w:rPr>
        <w:t>COO and Partner</w:t>
      </w:r>
    </w:p>
    <w:p w14:paraId="56FE777B" w14:textId="42E0D4A8"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lang w:eastAsia="zh-CN"/>
        </w:rPr>
      </w:pPr>
      <w:r w:rsidRPr="0045144B">
        <w:rPr>
          <w:rFonts w:asciiTheme="minorHAnsi" w:hAnsiTheme="minorHAnsi" w:cstheme="minorHAnsi"/>
          <w:color w:val="000000" w:themeColor="text1"/>
          <w:sz w:val="21"/>
          <w:szCs w:val="21"/>
          <w:u w:color="000000" w:themeColor="text1"/>
        </w:rPr>
        <w:t>PRINT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00DC4C17"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TITLE</w:t>
      </w:r>
    </w:p>
    <w:p w14:paraId="7B3A98F3"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120A985E"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3B840BD1"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53C6173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p>
    <w:p w14:paraId="717534A0" w14:textId="77777777"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SIGN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t>DATE</w:t>
      </w:r>
    </w:p>
    <w:sectPr w:rsidR="00045A2D" w:rsidRPr="0045144B" w:rsidSect="00EF0A4C">
      <w:headerReference w:type="default" r:id="rId15"/>
      <w:footerReference w:type="default" r:id="rId16"/>
      <w:headerReference w:type="first" r:id="rId17"/>
      <w:footerReference w:type="first" r:id="rId18"/>
      <w:pgSz w:w="12240" w:h="15840" w:code="1"/>
      <w:pgMar w:top="1440" w:right="1440" w:bottom="90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teve Squillario" w:date="2026-02-25T17:40:00Z" w:initials="SS">
    <w:p w14:paraId="095B39B5" w14:textId="77777777" w:rsidR="00AF6B6A" w:rsidRDefault="00AF6B6A" w:rsidP="00AF6B6A">
      <w:pPr>
        <w:pStyle w:val="CommentText"/>
      </w:pPr>
      <w:r>
        <w:rPr>
          <w:rStyle w:val="CommentReference"/>
        </w:rPr>
        <w:annotationRef/>
      </w:r>
      <w:r>
        <w:t>These are vague terms.  HCVT needs more context to be able to consider insertion of such.</w:t>
      </w:r>
    </w:p>
  </w:comment>
  <w:comment w:id="13" w:author="Steve Squillario" w:date="2026-02-25T17:38:00Z" w:initials="SS">
    <w:p w14:paraId="06DA3A0F" w14:textId="6427F7E9" w:rsidR="00AF6B6A" w:rsidRDefault="00AF6B6A" w:rsidP="00AF6B6A">
      <w:pPr>
        <w:pStyle w:val="CommentText"/>
      </w:pPr>
      <w:r>
        <w:rPr>
          <w:rStyle w:val="CommentReference"/>
        </w:rPr>
        <w:annotationRef/>
      </w:r>
      <w:r>
        <w:t>It is HCVT’s policy to require the Recipient to indemnify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5B39B5" w15:done="0"/>
  <w15:commentEx w15:paraId="06DA3A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5C9B8" w16cex:dateUtc="2026-02-26T01:40:00Z"/>
  <w16cex:commentExtensible w16cex:durableId="474539C3" w16cex:dateUtc="2026-02-26T0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5B39B5" w16cid:durableId="5825C9B8"/>
  <w16cid:commentId w16cid:paraId="06DA3A0F" w16cid:durableId="474539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CF9DE" w14:textId="77777777" w:rsidR="00086429" w:rsidRDefault="00086429">
      <w:r>
        <w:separator/>
      </w:r>
    </w:p>
  </w:endnote>
  <w:endnote w:type="continuationSeparator" w:id="0">
    <w:p w14:paraId="037A28E8" w14:textId="77777777" w:rsidR="00086429" w:rsidRDefault="00086429">
      <w:r>
        <w:continuationSeparator/>
      </w:r>
    </w:p>
  </w:endnote>
  <w:endnote w:type="continuationNotice" w:id="1">
    <w:p w14:paraId="4B245465" w14:textId="77777777" w:rsidR="00086429" w:rsidRDefault="0008642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DE8E" w14:textId="77777777" w:rsidR="00241020" w:rsidRPr="00556CCE" w:rsidRDefault="00241020" w:rsidP="003F0291">
    <w:pPr>
      <w:pStyle w:val="Footer"/>
      <w:spacing w:before="0"/>
      <w:jc w:val="both"/>
      <w:rPr>
        <w:rFonts w:ascii="Calibri" w:hAnsi="Calibri"/>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9EFF" w14:textId="77777777" w:rsidR="00B856A2" w:rsidRPr="0002034F" w:rsidRDefault="00B856A2" w:rsidP="00B856A2">
    <w:pPr>
      <w:tabs>
        <w:tab w:val="center" w:pos="4680"/>
        <w:tab w:val="right" w:pos="9360"/>
      </w:tabs>
      <w:jc w:val="center"/>
      <w:rPr>
        <w:rFonts w:ascii="Kalinga" w:eastAsia="Calibri" w:hAnsi="Kalinga" w:cs="Kalinga"/>
        <w:color w:val="636466"/>
        <w:sz w:val="16"/>
        <w:szCs w:val="16"/>
      </w:rPr>
    </w:pPr>
    <w:bookmarkStart w:id="35" w:name="_Hlk68074589"/>
    <w:bookmarkStart w:id="36" w:name="_Hlk74142415"/>
    <w:r w:rsidRPr="0002034F">
      <w:rPr>
        <w:rFonts w:ascii="Kalinga" w:eastAsia="Calibri" w:hAnsi="Kalinga" w:cs="Kalinga"/>
        <w:color w:val="636466"/>
        <w:sz w:val="16"/>
        <w:szCs w:val="16"/>
      </w:rPr>
      <w:t xml:space="preserve">15760 Ventura Blvd.  </w:t>
    </w:r>
    <w:r w:rsidRPr="0002034F">
      <w:rPr>
        <w:rFonts w:ascii="Kalinga" w:eastAsia="Calibri" w:hAnsi="Kalinga" w:cs="Kalinga"/>
        <w:color w:val="636466"/>
        <w:sz w:val="16"/>
        <w:szCs w:val="16"/>
      </w:rPr>
      <w:t xml:space="preserve">|  Suite 1700  |  Encino  |  California  |  91436  |  </w:t>
    </w:r>
    <w:r w:rsidRPr="0002034F">
      <w:rPr>
        <w:rFonts w:ascii="Kalinga" w:eastAsia="Calibri" w:hAnsi="Kalinga" w:cs="Kalinga"/>
        <w:color w:val="5078A6"/>
        <w:sz w:val="16"/>
        <w:szCs w:val="16"/>
      </w:rPr>
      <w:t>T / 818.849.3150</w:t>
    </w:r>
    <w:r w:rsidRPr="0002034F">
      <w:rPr>
        <w:rFonts w:ascii="Kalinga" w:eastAsia="Calibri" w:hAnsi="Kalinga" w:cs="Kalinga"/>
        <w:color w:val="636466"/>
        <w:sz w:val="16"/>
        <w:szCs w:val="16"/>
      </w:rPr>
      <w:t xml:space="preserve">  |  F / 818.849.3141  |  </w:t>
    </w:r>
    <w:r w:rsidRPr="00B10905">
      <w:rPr>
        <w:rFonts w:ascii="Kalinga" w:eastAsia="Calibri" w:hAnsi="Kalinga" w:cs="Kalinga"/>
        <w:sz w:val="16"/>
        <w:szCs w:val="16"/>
      </w:rPr>
      <w:t>www.hcvt.com</w:t>
    </w:r>
  </w:p>
  <w:bookmarkEnd w:id="35"/>
  <w:bookmarkEnd w:id="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2CC8" w14:textId="77777777" w:rsidR="00086429" w:rsidRDefault="00086429">
      <w:r>
        <w:separator/>
      </w:r>
    </w:p>
  </w:footnote>
  <w:footnote w:type="continuationSeparator" w:id="0">
    <w:p w14:paraId="7202E6C1" w14:textId="77777777" w:rsidR="00086429" w:rsidRDefault="00086429">
      <w:r>
        <w:continuationSeparator/>
      </w:r>
    </w:p>
  </w:footnote>
  <w:footnote w:type="continuationNotice" w:id="1">
    <w:p w14:paraId="71626A59" w14:textId="77777777" w:rsidR="00086429" w:rsidRDefault="0008642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9320" w14:textId="77777777" w:rsidR="009C2894"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[ACQUIRER NAME OR LENDER NAME]</w:t>
    </w:r>
  </w:p>
  <w:p w14:paraId="182CBB76" w14:textId="77777777" w:rsidR="009C2894" w:rsidRPr="0045144B"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t>[COMPANY NAME]</w:t>
    </w:r>
  </w:p>
  <w:p w14:paraId="5D7030FE" w14:textId="2217234D" w:rsidR="002D7419" w:rsidRPr="00A60E77" w:rsidRDefault="00C17FE2" w:rsidP="002D7419">
    <w:pPr>
      <w:pStyle w:val="BodyText2"/>
      <w:suppressAutoHyphens/>
      <w:spacing w:before="0" w:line="240" w:lineRule="auto"/>
      <w:jc w:val="both"/>
      <w:rPr>
        <w:rFonts w:ascii="Calibri" w:hAnsi="Calibri" w:cs="Calibri"/>
        <w:b w:val="0"/>
        <w:color w:val="000000" w:themeColor="text1"/>
        <w:sz w:val="21"/>
        <w:szCs w:val="21"/>
        <w:u w:color="000000" w:themeColor="text1"/>
      </w:rPr>
    </w:pPr>
    <w:r>
      <w:rPr>
        <w:rFonts w:ascii="Calibri" w:hAnsi="Calibri" w:cs="Calibri"/>
        <w:b w:val="0"/>
        <w:color w:val="000000" w:themeColor="text1"/>
        <w:sz w:val="21"/>
        <w:szCs w:val="21"/>
        <w:u w:color="000000" w:themeColor="text1"/>
      </w:rPr>
      <w:fldChar w:fldCharType="begin"/>
    </w:r>
    <w:r>
      <w:rPr>
        <w:rFonts w:ascii="Calibri" w:hAnsi="Calibri" w:cs="Calibri"/>
        <w:b w:val="0"/>
        <w:color w:val="000000" w:themeColor="text1"/>
        <w:sz w:val="21"/>
        <w:szCs w:val="21"/>
        <w:u w:color="000000" w:themeColor="text1"/>
      </w:rPr>
      <w:instrText xml:space="preserve"> DATE \@ "MMMM d, yyyy" </w:instrText>
    </w:r>
    <w:r>
      <w:rPr>
        <w:rFonts w:ascii="Calibri" w:hAnsi="Calibri" w:cs="Calibri"/>
        <w:b w:val="0"/>
        <w:color w:val="000000" w:themeColor="text1"/>
        <w:sz w:val="21"/>
        <w:szCs w:val="21"/>
        <w:u w:color="000000" w:themeColor="text1"/>
      </w:rPr>
      <w:fldChar w:fldCharType="separate"/>
    </w:r>
    <w:ins w:id="30" w:author="Steve Squillario" w:date="2026-02-25T17:36:00Z" w16du:dateUtc="2026-02-26T01:36:00Z">
      <w:r w:rsidR="00AF6B6A">
        <w:rPr>
          <w:rFonts w:ascii="Calibri" w:hAnsi="Calibri" w:cs="Calibri"/>
          <w:b w:val="0"/>
          <w:noProof/>
          <w:color w:val="000000" w:themeColor="text1"/>
          <w:sz w:val="21"/>
          <w:szCs w:val="21"/>
          <w:u w:color="000000" w:themeColor="text1"/>
        </w:rPr>
        <w:t>February 25, 2026</w:t>
      </w:r>
    </w:ins>
    <w:ins w:id="31" w:author="Chujun Yang" w:date="2026-02-25T17:47:00Z" w16du:dateUtc="2026-02-25T22:47:00Z">
      <w:del w:id="32" w:author="Steve Squillario" w:date="2026-02-25T17:36:00Z" w16du:dateUtc="2026-02-26T01:36:00Z">
        <w:r w:rsidR="00407E65" w:rsidDel="00AF6B6A">
          <w:rPr>
            <w:rFonts w:ascii="Calibri" w:hAnsi="Calibri" w:cs="Calibri"/>
            <w:b w:val="0"/>
            <w:noProof/>
            <w:color w:val="000000" w:themeColor="text1"/>
            <w:sz w:val="21"/>
            <w:szCs w:val="21"/>
            <w:u w:color="000000" w:themeColor="text1"/>
          </w:rPr>
          <w:delText>February 25, 2026</w:delText>
        </w:r>
      </w:del>
    </w:ins>
    <w:del w:id="33" w:author="Steve Squillario" w:date="2026-02-25T17:36:00Z" w16du:dateUtc="2026-02-26T01:36:00Z">
      <w:r w:rsidR="00EE29A8" w:rsidDel="00AF6B6A">
        <w:rPr>
          <w:rFonts w:ascii="Calibri" w:hAnsi="Calibri" w:cs="Calibri"/>
          <w:b w:val="0"/>
          <w:noProof/>
          <w:color w:val="000000" w:themeColor="text1"/>
          <w:sz w:val="21"/>
          <w:szCs w:val="21"/>
          <w:u w:color="000000" w:themeColor="text1"/>
        </w:rPr>
        <w:delText>February 24, 2026</w:delText>
      </w:r>
    </w:del>
    <w:r>
      <w:rPr>
        <w:rFonts w:ascii="Calibri" w:hAnsi="Calibri" w:cs="Calibri"/>
        <w:b w:val="0"/>
        <w:color w:val="000000" w:themeColor="text1"/>
        <w:sz w:val="21"/>
        <w:szCs w:val="21"/>
        <w:u w:color="000000" w:themeColor="text1"/>
      </w:rPr>
      <w:fldChar w:fldCharType="end"/>
    </w:r>
  </w:p>
  <w:p w14:paraId="18D68169" w14:textId="02D09706" w:rsidR="00241020" w:rsidRPr="002E0039" w:rsidRDefault="00241020" w:rsidP="003F0291">
    <w:pPr>
      <w:pStyle w:val="Header"/>
      <w:suppressAutoHyphens/>
      <w:spacing w:before="0"/>
      <w:jc w:val="both"/>
      <w:rPr>
        <w:rStyle w:val="PageNumber"/>
        <w:rFonts w:asciiTheme="minorHAnsi" w:hAnsiTheme="minorHAnsi"/>
        <w:color w:val="000000" w:themeColor="text1"/>
        <w:sz w:val="21"/>
        <w:szCs w:val="21"/>
      </w:rPr>
    </w:pPr>
    <w:r w:rsidRPr="002E0039">
      <w:rPr>
        <w:rFonts w:asciiTheme="minorHAnsi" w:hAnsiTheme="minorHAnsi"/>
        <w:color w:val="000000" w:themeColor="text1"/>
        <w:sz w:val="21"/>
        <w:szCs w:val="21"/>
      </w:rPr>
      <w:t xml:space="preserve">Page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PAGE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21</w:t>
    </w:r>
    <w:r w:rsidRPr="002E0039">
      <w:rPr>
        <w:rStyle w:val="PageNumber"/>
        <w:rFonts w:asciiTheme="minorHAnsi" w:hAnsiTheme="minorHAnsi"/>
        <w:color w:val="000000" w:themeColor="text1"/>
        <w:sz w:val="21"/>
        <w:szCs w:val="21"/>
      </w:rPr>
      <w:fldChar w:fldCharType="end"/>
    </w:r>
    <w:r w:rsidRPr="002E0039">
      <w:rPr>
        <w:rStyle w:val="PageNumber"/>
        <w:rFonts w:asciiTheme="minorHAnsi" w:hAnsiTheme="minorHAnsi"/>
        <w:color w:val="000000" w:themeColor="text1"/>
        <w:sz w:val="21"/>
        <w:szCs w:val="21"/>
      </w:rPr>
      <w:t xml:space="preserve"> of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NUMPAGES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29</w:t>
    </w:r>
    <w:r w:rsidRPr="002E0039">
      <w:rPr>
        <w:rStyle w:val="PageNumber"/>
        <w:rFonts w:asciiTheme="minorHAnsi" w:hAnsiTheme="minorHAnsi"/>
        <w:color w:val="000000" w:themeColor="text1"/>
        <w:sz w:val="21"/>
        <w:szCs w:val="21"/>
      </w:rPr>
      <w:fldChar w:fldCharType="end"/>
    </w:r>
  </w:p>
  <w:p w14:paraId="782F45E0" w14:textId="77777777" w:rsidR="00241020" w:rsidRDefault="00241020" w:rsidP="003F0291">
    <w:pPr>
      <w:pStyle w:val="Header"/>
      <w:suppressAutoHyphens/>
      <w:spacing w:before="0"/>
      <w:jc w:val="both"/>
      <w:rPr>
        <w:rFonts w:asciiTheme="minorHAnsi" w:hAnsiTheme="minorHAnsi"/>
        <w:color w:val="000000" w:themeColor="text1"/>
        <w:sz w:val="21"/>
        <w:szCs w:val="21"/>
      </w:rPr>
    </w:pPr>
  </w:p>
  <w:p w14:paraId="278914BD" w14:textId="77777777" w:rsidR="00C17FE2" w:rsidRPr="002E0039" w:rsidRDefault="00C17FE2" w:rsidP="003F0291">
    <w:pPr>
      <w:pStyle w:val="Header"/>
      <w:suppressAutoHyphens/>
      <w:spacing w:before="0"/>
      <w:jc w:val="both"/>
      <w:rPr>
        <w:rFonts w:asciiTheme="minorHAnsi" w:hAnsiTheme="minorHAnsi"/>
        <w:color w:val="000000" w:themeColor="text1"/>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2740"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bookmarkStart w:id="34" w:name="_Hlk74142403"/>
  </w:p>
  <w:p w14:paraId="7439C167"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r w:rsidRPr="00C4017A">
      <w:rPr>
        <w:rFonts w:ascii="Arial" w:eastAsia="Calibri" w:hAnsi="Arial" w:cs="Kalinga"/>
        <w:noProof/>
        <w:color w:val="636466"/>
        <w:sz w:val="16"/>
        <w:szCs w:val="16"/>
      </w:rPr>
      <w:drawing>
        <wp:anchor distT="0" distB="0" distL="114300" distR="114300" simplePos="0" relativeHeight="251659264" behindDoc="1" locked="0" layoutInCell="1" allowOverlap="1" wp14:anchorId="2C4E7B0F" wp14:editId="59D3CB49">
          <wp:simplePos x="0" y="0"/>
          <wp:positionH relativeFrom="column">
            <wp:posOffset>0</wp:posOffset>
          </wp:positionH>
          <wp:positionV relativeFrom="paragraph">
            <wp:posOffset>-4103</wp:posOffset>
          </wp:positionV>
          <wp:extent cx="1993265" cy="57848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VT LOGO_PARTNERS_v2-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265" cy="578485"/>
                  </a:xfrm>
                  <a:prstGeom prst="rect">
                    <a:avLst/>
                  </a:prstGeom>
                </pic:spPr>
              </pic:pic>
            </a:graphicData>
          </a:graphic>
          <wp14:sizeRelH relativeFrom="page">
            <wp14:pctWidth>0</wp14:pctWidth>
          </wp14:sizeRelH>
          <wp14:sizeRelV relativeFrom="page">
            <wp14:pctHeight>0</wp14:pctHeight>
          </wp14:sizeRelV>
        </wp:anchor>
      </w:drawing>
    </w:r>
  </w:p>
  <w:p w14:paraId="66BD6FB2"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0C72F36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0F18ECA"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DFFAE54"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14CFA948"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7D9DDDA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bookmarkEnd w:id="34"/>
  <w:p w14:paraId="2C3F3660" w14:textId="1DDB0122" w:rsidR="00241020" w:rsidRPr="00C4017A" w:rsidRDefault="00241020" w:rsidP="00C4017A">
    <w:pPr>
      <w:pStyle w:val="Header"/>
      <w:rPr>
        <w:rFonts w:eastAsia="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AA6"/>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4EB5BC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5472E1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5A546AA"/>
    <w:multiLevelType w:val="multilevel"/>
    <w:tmpl w:val="4C50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649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BA1BB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00D73EA"/>
    <w:multiLevelType w:val="multilevel"/>
    <w:tmpl w:val="2CF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F6744"/>
    <w:multiLevelType w:val="multilevel"/>
    <w:tmpl w:val="17103A70"/>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28107F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6F14C93"/>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CCD13E5"/>
    <w:multiLevelType w:val="hybridMultilevel"/>
    <w:tmpl w:val="EB8C0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040A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D201712"/>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6B7773D"/>
    <w:multiLevelType w:val="multilevel"/>
    <w:tmpl w:val="94E812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7F93C8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8D51F95"/>
    <w:multiLevelType w:val="multilevel"/>
    <w:tmpl w:val="8690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A6819"/>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0C2169A"/>
    <w:multiLevelType w:val="hybridMultilevel"/>
    <w:tmpl w:val="7A8019A0"/>
    <w:lvl w:ilvl="0" w:tplc="2CFC3368">
      <w:start w:val="1"/>
      <w:numFmt w:val="decimal"/>
      <w:lvlText w:val="%1."/>
      <w:lvlJc w:val="left"/>
      <w:pPr>
        <w:tabs>
          <w:tab w:val="num" w:pos="360"/>
        </w:tabs>
        <w:ind w:left="36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36749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62D67C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73C170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77050EE"/>
    <w:multiLevelType w:val="multilevel"/>
    <w:tmpl w:val="EF92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37595"/>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E5013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EB94DB8"/>
    <w:multiLevelType w:val="multilevel"/>
    <w:tmpl w:val="C164AA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hint="default"/>
        <w:b w:val="0"/>
        <w:i w:val="0"/>
        <w:caps w:val="0"/>
        <w:sz w:val="21"/>
        <w:szCs w:val="21"/>
      </w:rPr>
    </w:lvl>
    <w:lvl w:ilvl="2">
      <w:start w:val="1"/>
      <w:numFmt w:val="decimal"/>
      <w:lvlText w:val="%3)"/>
      <w:lvlJc w:val="left"/>
      <w:pPr>
        <w:tabs>
          <w:tab w:val="num" w:pos="1080"/>
        </w:tabs>
        <w:ind w:left="2952" w:hanging="792"/>
      </w:pPr>
      <w:rPr>
        <w:rFonts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4F647D1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5D878F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6A83AEE"/>
    <w:multiLevelType w:val="hybridMultilevel"/>
    <w:tmpl w:val="A0A0A222"/>
    <w:lvl w:ilvl="0" w:tplc="0E32D70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ABA646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D096B4D"/>
    <w:multiLevelType w:val="multilevel"/>
    <w:tmpl w:val="5B44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B1912"/>
    <w:multiLevelType w:val="hybridMultilevel"/>
    <w:tmpl w:val="30BACCC6"/>
    <w:lvl w:ilvl="0" w:tplc="733AE356">
      <w:start w:val="1"/>
      <w:numFmt w:val="decimal"/>
      <w:lvlText w:val="%1."/>
      <w:lvlJc w:val="left"/>
      <w:pPr>
        <w:tabs>
          <w:tab w:val="num" w:pos="570"/>
        </w:tabs>
        <w:ind w:left="570" w:hanging="570"/>
      </w:pPr>
      <w:rPr>
        <w:rFonts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D7C3959"/>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D8E531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E6A406E"/>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F40194"/>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06B35AC"/>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0FA2028"/>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62E002E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51A5AD6"/>
    <w:multiLevelType w:val="multilevel"/>
    <w:tmpl w:val="0C18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D1B4B"/>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6E672AE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6FD164BB"/>
    <w:multiLevelType w:val="multilevel"/>
    <w:tmpl w:val="5354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F5AC9"/>
    <w:multiLevelType w:val="multilevel"/>
    <w:tmpl w:val="5996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97A02"/>
    <w:multiLevelType w:val="multilevel"/>
    <w:tmpl w:val="ED5A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059C1"/>
    <w:multiLevelType w:val="multilevel"/>
    <w:tmpl w:val="040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C749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78A655D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79D64DAA"/>
    <w:multiLevelType w:val="hybridMultilevel"/>
    <w:tmpl w:val="5846CF94"/>
    <w:lvl w:ilvl="0" w:tplc="42BC8ABE">
      <w:start w:val="1"/>
      <w:numFmt w:val="low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66020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83104732">
    <w:abstractNumId w:val="47"/>
  </w:num>
  <w:num w:numId="2" w16cid:durableId="682318531">
    <w:abstractNumId w:val="30"/>
  </w:num>
  <w:num w:numId="3" w16cid:durableId="489518358">
    <w:abstractNumId w:val="27"/>
  </w:num>
  <w:num w:numId="4" w16cid:durableId="747769321">
    <w:abstractNumId w:val="23"/>
  </w:num>
  <w:num w:numId="5" w16cid:durableId="1496338838">
    <w:abstractNumId w:val="22"/>
  </w:num>
  <w:num w:numId="6" w16cid:durableId="1039085597">
    <w:abstractNumId w:val="13"/>
  </w:num>
  <w:num w:numId="7" w16cid:durableId="538317663">
    <w:abstractNumId w:val="34"/>
  </w:num>
  <w:num w:numId="8" w16cid:durableId="1048459125">
    <w:abstractNumId w:val="39"/>
  </w:num>
  <w:num w:numId="9" w16cid:durableId="1877699245">
    <w:abstractNumId w:val="24"/>
  </w:num>
  <w:num w:numId="10" w16cid:durableId="375356586">
    <w:abstractNumId w:val="7"/>
  </w:num>
  <w:num w:numId="11" w16cid:durableId="1416591444">
    <w:abstractNumId w:val="16"/>
  </w:num>
  <w:num w:numId="12" w16cid:durableId="1466657164">
    <w:abstractNumId w:val="10"/>
  </w:num>
  <w:num w:numId="13" w16cid:durableId="1127696066">
    <w:abstractNumId w:val="31"/>
  </w:num>
  <w:num w:numId="14" w16cid:durableId="1313674159">
    <w:abstractNumId w:val="33"/>
  </w:num>
  <w:num w:numId="15" w16cid:durableId="2098476139">
    <w:abstractNumId w:val="0"/>
  </w:num>
  <w:num w:numId="16" w16cid:durableId="307170660">
    <w:abstractNumId w:val="12"/>
  </w:num>
  <w:num w:numId="17" w16cid:durableId="2046757043">
    <w:abstractNumId w:val="48"/>
  </w:num>
  <w:num w:numId="18" w16cid:durableId="788472662">
    <w:abstractNumId w:val="14"/>
  </w:num>
  <w:num w:numId="19" w16cid:durableId="225578867">
    <w:abstractNumId w:val="37"/>
  </w:num>
  <w:num w:numId="20" w16cid:durableId="1053768378">
    <w:abstractNumId w:val="4"/>
  </w:num>
  <w:num w:numId="21" w16cid:durableId="631402743">
    <w:abstractNumId w:val="20"/>
  </w:num>
  <w:num w:numId="22" w16cid:durableId="1780834838">
    <w:abstractNumId w:val="9"/>
  </w:num>
  <w:num w:numId="23" w16cid:durableId="202716948">
    <w:abstractNumId w:val="40"/>
  </w:num>
  <w:num w:numId="24" w16cid:durableId="1989943156">
    <w:abstractNumId w:val="45"/>
  </w:num>
  <w:num w:numId="25" w16cid:durableId="247738203">
    <w:abstractNumId w:val="46"/>
  </w:num>
  <w:num w:numId="26" w16cid:durableId="1638294590">
    <w:abstractNumId w:val="32"/>
  </w:num>
  <w:num w:numId="27" w16cid:durableId="967197830">
    <w:abstractNumId w:val="2"/>
  </w:num>
  <w:num w:numId="28" w16cid:durableId="1032879391">
    <w:abstractNumId w:val="26"/>
  </w:num>
  <w:num w:numId="29" w16cid:durableId="1141774648">
    <w:abstractNumId w:val="1"/>
  </w:num>
  <w:num w:numId="30" w16cid:durableId="863712102">
    <w:abstractNumId w:val="8"/>
  </w:num>
  <w:num w:numId="31" w16cid:durableId="874584258">
    <w:abstractNumId w:val="36"/>
  </w:num>
  <w:num w:numId="32" w16cid:durableId="1936401665">
    <w:abstractNumId w:val="35"/>
  </w:num>
  <w:num w:numId="33" w16cid:durableId="2090881012">
    <w:abstractNumId w:val="18"/>
  </w:num>
  <w:num w:numId="34" w16cid:durableId="1340159237">
    <w:abstractNumId w:val="28"/>
  </w:num>
  <w:num w:numId="35" w16cid:durableId="585960613">
    <w:abstractNumId w:val="25"/>
  </w:num>
  <w:num w:numId="36" w16cid:durableId="1582060444">
    <w:abstractNumId w:val="11"/>
  </w:num>
  <w:num w:numId="37" w16cid:durableId="864899971">
    <w:abstractNumId w:val="5"/>
  </w:num>
  <w:num w:numId="38" w16cid:durableId="1508520635">
    <w:abstractNumId w:val="19"/>
  </w:num>
  <w:num w:numId="39" w16cid:durableId="1476294733">
    <w:abstractNumId w:val="17"/>
  </w:num>
  <w:num w:numId="40" w16cid:durableId="702170600">
    <w:abstractNumId w:val="3"/>
  </w:num>
  <w:num w:numId="41" w16cid:durableId="1435395952">
    <w:abstractNumId w:val="21"/>
  </w:num>
  <w:num w:numId="42" w16cid:durableId="1983853196">
    <w:abstractNumId w:val="29"/>
  </w:num>
  <w:num w:numId="43" w16cid:durableId="1092162593">
    <w:abstractNumId w:val="42"/>
  </w:num>
  <w:num w:numId="44" w16cid:durableId="1534418946">
    <w:abstractNumId w:val="41"/>
  </w:num>
  <w:num w:numId="45" w16cid:durableId="1276062723">
    <w:abstractNumId w:val="38"/>
  </w:num>
  <w:num w:numId="46" w16cid:durableId="1123158636">
    <w:abstractNumId w:val="15"/>
  </w:num>
  <w:num w:numId="47" w16cid:durableId="1184704547">
    <w:abstractNumId w:val="44"/>
  </w:num>
  <w:num w:numId="48" w16cid:durableId="1901138877">
    <w:abstractNumId w:val="6"/>
  </w:num>
  <w:num w:numId="49" w16cid:durableId="287054384">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 Squillario">
    <w15:presenceInfo w15:providerId="AD" w15:userId="S::Steve.Squillario@hcvt.com::6af75d93-2962-405e-b8b7-8f6d3e0279ee"/>
  </w15:person>
  <w15:person w15:author="Chujun Yang">
    <w15:presenceInfo w15:providerId="Windows Live" w15:userId="59efaf8442b9e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8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NzEytLA0NDY3MDcyMDBX0lEKTi0uzszPAykwMqkFANEPbr8tAAAA"/>
  </w:docVars>
  <w:rsids>
    <w:rsidRoot w:val="000844AD"/>
    <w:rsid w:val="00000169"/>
    <w:rsid w:val="0000112F"/>
    <w:rsid w:val="0000118A"/>
    <w:rsid w:val="00001398"/>
    <w:rsid w:val="00001B80"/>
    <w:rsid w:val="00002399"/>
    <w:rsid w:val="00003A02"/>
    <w:rsid w:val="000042FA"/>
    <w:rsid w:val="000045F1"/>
    <w:rsid w:val="0000464B"/>
    <w:rsid w:val="000047D0"/>
    <w:rsid w:val="000048EE"/>
    <w:rsid w:val="0000552E"/>
    <w:rsid w:val="00006763"/>
    <w:rsid w:val="0000688B"/>
    <w:rsid w:val="00010668"/>
    <w:rsid w:val="0001186D"/>
    <w:rsid w:val="00012994"/>
    <w:rsid w:val="00012CFC"/>
    <w:rsid w:val="00013A4B"/>
    <w:rsid w:val="00014B31"/>
    <w:rsid w:val="00014FD5"/>
    <w:rsid w:val="000152EA"/>
    <w:rsid w:val="00015D32"/>
    <w:rsid w:val="0001774F"/>
    <w:rsid w:val="000177D9"/>
    <w:rsid w:val="00020EEF"/>
    <w:rsid w:val="0002172E"/>
    <w:rsid w:val="0002181D"/>
    <w:rsid w:val="00021D6A"/>
    <w:rsid w:val="00021F72"/>
    <w:rsid w:val="00024CB8"/>
    <w:rsid w:val="00025CC8"/>
    <w:rsid w:val="000269CE"/>
    <w:rsid w:val="00026D10"/>
    <w:rsid w:val="00026E55"/>
    <w:rsid w:val="0003178D"/>
    <w:rsid w:val="000324D3"/>
    <w:rsid w:val="00032C39"/>
    <w:rsid w:val="000334E0"/>
    <w:rsid w:val="0003364B"/>
    <w:rsid w:val="000336C8"/>
    <w:rsid w:val="00033980"/>
    <w:rsid w:val="00034F85"/>
    <w:rsid w:val="00035719"/>
    <w:rsid w:val="00035A5C"/>
    <w:rsid w:val="000364CC"/>
    <w:rsid w:val="0003677C"/>
    <w:rsid w:val="00040BF1"/>
    <w:rsid w:val="00040C4E"/>
    <w:rsid w:val="000416AF"/>
    <w:rsid w:val="00042064"/>
    <w:rsid w:val="0004247F"/>
    <w:rsid w:val="000425CE"/>
    <w:rsid w:val="00042F25"/>
    <w:rsid w:val="00043B44"/>
    <w:rsid w:val="00044CA4"/>
    <w:rsid w:val="00044CE5"/>
    <w:rsid w:val="00045A2D"/>
    <w:rsid w:val="00045F2B"/>
    <w:rsid w:val="00046636"/>
    <w:rsid w:val="00046F43"/>
    <w:rsid w:val="0004701B"/>
    <w:rsid w:val="0004723A"/>
    <w:rsid w:val="00047495"/>
    <w:rsid w:val="000478D4"/>
    <w:rsid w:val="0004797C"/>
    <w:rsid w:val="000502B7"/>
    <w:rsid w:val="000502E4"/>
    <w:rsid w:val="00050836"/>
    <w:rsid w:val="00050A56"/>
    <w:rsid w:val="00051CA8"/>
    <w:rsid w:val="000520E3"/>
    <w:rsid w:val="0005261D"/>
    <w:rsid w:val="00053662"/>
    <w:rsid w:val="0005369F"/>
    <w:rsid w:val="0005386D"/>
    <w:rsid w:val="000538EA"/>
    <w:rsid w:val="00053AB5"/>
    <w:rsid w:val="00054785"/>
    <w:rsid w:val="0005510F"/>
    <w:rsid w:val="00055ED7"/>
    <w:rsid w:val="000606FB"/>
    <w:rsid w:val="00060A26"/>
    <w:rsid w:val="00060DEF"/>
    <w:rsid w:val="00061873"/>
    <w:rsid w:val="000618A1"/>
    <w:rsid w:val="000624BF"/>
    <w:rsid w:val="00062D15"/>
    <w:rsid w:val="000634D2"/>
    <w:rsid w:val="000635B2"/>
    <w:rsid w:val="00064A4B"/>
    <w:rsid w:val="00065C8D"/>
    <w:rsid w:val="000666BD"/>
    <w:rsid w:val="000669AD"/>
    <w:rsid w:val="00066AFF"/>
    <w:rsid w:val="00066C1B"/>
    <w:rsid w:val="00067FEF"/>
    <w:rsid w:val="000700CD"/>
    <w:rsid w:val="00070B63"/>
    <w:rsid w:val="000712D8"/>
    <w:rsid w:val="00071BA3"/>
    <w:rsid w:val="00071E08"/>
    <w:rsid w:val="00071EB8"/>
    <w:rsid w:val="00071EC4"/>
    <w:rsid w:val="000721E9"/>
    <w:rsid w:val="000736D4"/>
    <w:rsid w:val="00073D7D"/>
    <w:rsid w:val="000743BD"/>
    <w:rsid w:val="0007650A"/>
    <w:rsid w:val="000766FE"/>
    <w:rsid w:val="00076D0D"/>
    <w:rsid w:val="00080574"/>
    <w:rsid w:val="000807C9"/>
    <w:rsid w:val="00081B31"/>
    <w:rsid w:val="00082192"/>
    <w:rsid w:val="00082370"/>
    <w:rsid w:val="00082944"/>
    <w:rsid w:val="00082CD0"/>
    <w:rsid w:val="00082DB0"/>
    <w:rsid w:val="00082F23"/>
    <w:rsid w:val="000844AD"/>
    <w:rsid w:val="000844CB"/>
    <w:rsid w:val="0008462C"/>
    <w:rsid w:val="00084760"/>
    <w:rsid w:val="0008489D"/>
    <w:rsid w:val="00084F77"/>
    <w:rsid w:val="000858C3"/>
    <w:rsid w:val="00085FB5"/>
    <w:rsid w:val="00086429"/>
    <w:rsid w:val="00086462"/>
    <w:rsid w:val="000867A6"/>
    <w:rsid w:val="00086B1C"/>
    <w:rsid w:val="00090418"/>
    <w:rsid w:val="00090670"/>
    <w:rsid w:val="00091513"/>
    <w:rsid w:val="0009345C"/>
    <w:rsid w:val="000934B5"/>
    <w:rsid w:val="00094063"/>
    <w:rsid w:val="00094263"/>
    <w:rsid w:val="00094AA1"/>
    <w:rsid w:val="00094C65"/>
    <w:rsid w:val="00096146"/>
    <w:rsid w:val="0009661C"/>
    <w:rsid w:val="00096871"/>
    <w:rsid w:val="000971B6"/>
    <w:rsid w:val="00097786"/>
    <w:rsid w:val="00097A2C"/>
    <w:rsid w:val="000A0213"/>
    <w:rsid w:val="000A1609"/>
    <w:rsid w:val="000A1DD5"/>
    <w:rsid w:val="000A2182"/>
    <w:rsid w:val="000A30D2"/>
    <w:rsid w:val="000A48A0"/>
    <w:rsid w:val="000A4F8F"/>
    <w:rsid w:val="000A54CE"/>
    <w:rsid w:val="000A576E"/>
    <w:rsid w:val="000A77A9"/>
    <w:rsid w:val="000A7B2D"/>
    <w:rsid w:val="000B005D"/>
    <w:rsid w:val="000B02C4"/>
    <w:rsid w:val="000B034A"/>
    <w:rsid w:val="000B04EE"/>
    <w:rsid w:val="000B092B"/>
    <w:rsid w:val="000B1051"/>
    <w:rsid w:val="000B14D9"/>
    <w:rsid w:val="000B1987"/>
    <w:rsid w:val="000B247A"/>
    <w:rsid w:val="000B2C27"/>
    <w:rsid w:val="000B45DB"/>
    <w:rsid w:val="000B4788"/>
    <w:rsid w:val="000B4869"/>
    <w:rsid w:val="000B4E51"/>
    <w:rsid w:val="000B573D"/>
    <w:rsid w:val="000B5C18"/>
    <w:rsid w:val="000B5D31"/>
    <w:rsid w:val="000B5D5D"/>
    <w:rsid w:val="000B605B"/>
    <w:rsid w:val="000C03A7"/>
    <w:rsid w:val="000C086A"/>
    <w:rsid w:val="000C0CF3"/>
    <w:rsid w:val="000C1278"/>
    <w:rsid w:val="000C1FAF"/>
    <w:rsid w:val="000C274F"/>
    <w:rsid w:val="000C4640"/>
    <w:rsid w:val="000C474E"/>
    <w:rsid w:val="000C47A6"/>
    <w:rsid w:val="000C4B88"/>
    <w:rsid w:val="000C77B3"/>
    <w:rsid w:val="000C7BF0"/>
    <w:rsid w:val="000C7E93"/>
    <w:rsid w:val="000D0151"/>
    <w:rsid w:val="000D0E70"/>
    <w:rsid w:val="000D137E"/>
    <w:rsid w:val="000D13C7"/>
    <w:rsid w:val="000D1F98"/>
    <w:rsid w:val="000D3922"/>
    <w:rsid w:val="000D3CA8"/>
    <w:rsid w:val="000D3EA5"/>
    <w:rsid w:val="000D450F"/>
    <w:rsid w:val="000D55E1"/>
    <w:rsid w:val="000D59BD"/>
    <w:rsid w:val="000D6281"/>
    <w:rsid w:val="000D6964"/>
    <w:rsid w:val="000D6CD6"/>
    <w:rsid w:val="000D700D"/>
    <w:rsid w:val="000D76CC"/>
    <w:rsid w:val="000D7B1C"/>
    <w:rsid w:val="000E0632"/>
    <w:rsid w:val="000E0BFC"/>
    <w:rsid w:val="000E1030"/>
    <w:rsid w:val="000E1208"/>
    <w:rsid w:val="000E138A"/>
    <w:rsid w:val="000E1BFE"/>
    <w:rsid w:val="000E1FBA"/>
    <w:rsid w:val="000E2387"/>
    <w:rsid w:val="000E23C7"/>
    <w:rsid w:val="000E26C5"/>
    <w:rsid w:val="000E2D9B"/>
    <w:rsid w:val="000E361B"/>
    <w:rsid w:val="000E3E3F"/>
    <w:rsid w:val="000E4B15"/>
    <w:rsid w:val="000E53D2"/>
    <w:rsid w:val="000E5CCD"/>
    <w:rsid w:val="000E71E4"/>
    <w:rsid w:val="000E7839"/>
    <w:rsid w:val="000F008D"/>
    <w:rsid w:val="000F286B"/>
    <w:rsid w:val="000F29DC"/>
    <w:rsid w:val="000F4535"/>
    <w:rsid w:val="000F4B79"/>
    <w:rsid w:val="000F4CF0"/>
    <w:rsid w:val="000F5727"/>
    <w:rsid w:val="000F783F"/>
    <w:rsid w:val="000F7CF9"/>
    <w:rsid w:val="001006D2"/>
    <w:rsid w:val="001007C8"/>
    <w:rsid w:val="00100C29"/>
    <w:rsid w:val="00100E8F"/>
    <w:rsid w:val="00102685"/>
    <w:rsid w:val="00102BAD"/>
    <w:rsid w:val="00103280"/>
    <w:rsid w:val="001037C1"/>
    <w:rsid w:val="00103CA4"/>
    <w:rsid w:val="00103CD7"/>
    <w:rsid w:val="00104739"/>
    <w:rsid w:val="00104943"/>
    <w:rsid w:val="00104A7D"/>
    <w:rsid w:val="0010699E"/>
    <w:rsid w:val="00106D8F"/>
    <w:rsid w:val="001071AC"/>
    <w:rsid w:val="0010736B"/>
    <w:rsid w:val="001073A4"/>
    <w:rsid w:val="00107BB9"/>
    <w:rsid w:val="00107CC1"/>
    <w:rsid w:val="00110B2A"/>
    <w:rsid w:val="00110B7D"/>
    <w:rsid w:val="00110F0D"/>
    <w:rsid w:val="001119F6"/>
    <w:rsid w:val="001125DA"/>
    <w:rsid w:val="00112C87"/>
    <w:rsid w:val="0011375A"/>
    <w:rsid w:val="00113B22"/>
    <w:rsid w:val="00113DEF"/>
    <w:rsid w:val="00113F31"/>
    <w:rsid w:val="0011426D"/>
    <w:rsid w:val="00114DF7"/>
    <w:rsid w:val="00116437"/>
    <w:rsid w:val="0011661D"/>
    <w:rsid w:val="00116B34"/>
    <w:rsid w:val="0011756E"/>
    <w:rsid w:val="001175B3"/>
    <w:rsid w:val="00120D77"/>
    <w:rsid w:val="00120FAB"/>
    <w:rsid w:val="001218E6"/>
    <w:rsid w:val="0012208E"/>
    <w:rsid w:val="00122105"/>
    <w:rsid w:val="001223C0"/>
    <w:rsid w:val="001228E2"/>
    <w:rsid w:val="00122C7E"/>
    <w:rsid w:val="00122C9A"/>
    <w:rsid w:val="0012336B"/>
    <w:rsid w:val="001239DB"/>
    <w:rsid w:val="00123B58"/>
    <w:rsid w:val="00123D1F"/>
    <w:rsid w:val="00123E05"/>
    <w:rsid w:val="0012473D"/>
    <w:rsid w:val="00124D4F"/>
    <w:rsid w:val="0012514C"/>
    <w:rsid w:val="001255C2"/>
    <w:rsid w:val="001265BA"/>
    <w:rsid w:val="00127C06"/>
    <w:rsid w:val="00130079"/>
    <w:rsid w:val="00131C56"/>
    <w:rsid w:val="00131E7E"/>
    <w:rsid w:val="001326DC"/>
    <w:rsid w:val="001339C7"/>
    <w:rsid w:val="00133F03"/>
    <w:rsid w:val="00136680"/>
    <w:rsid w:val="00140F2B"/>
    <w:rsid w:val="001419BF"/>
    <w:rsid w:val="001419D4"/>
    <w:rsid w:val="00141BFF"/>
    <w:rsid w:val="00142662"/>
    <w:rsid w:val="00143953"/>
    <w:rsid w:val="00144427"/>
    <w:rsid w:val="00144FFF"/>
    <w:rsid w:val="00146117"/>
    <w:rsid w:val="0015059D"/>
    <w:rsid w:val="0015107E"/>
    <w:rsid w:val="0015120F"/>
    <w:rsid w:val="00151733"/>
    <w:rsid w:val="00151899"/>
    <w:rsid w:val="00151C0D"/>
    <w:rsid w:val="00152C89"/>
    <w:rsid w:val="00153B08"/>
    <w:rsid w:val="00154CBB"/>
    <w:rsid w:val="00154E03"/>
    <w:rsid w:val="00155894"/>
    <w:rsid w:val="00155BDB"/>
    <w:rsid w:val="00155E2E"/>
    <w:rsid w:val="001568B7"/>
    <w:rsid w:val="001612E1"/>
    <w:rsid w:val="00161D66"/>
    <w:rsid w:val="0016248D"/>
    <w:rsid w:val="00162CA9"/>
    <w:rsid w:val="00163354"/>
    <w:rsid w:val="001634C2"/>
    <w:rsid w:val="0016375A"/>
    <w:rsid w:val="0016462C"/>
    <w:rsid w:val="00164F3D"/>
    <w:rsid w:val="00165D51"/>
    <w:rsid w:val="00166D2B"/>
    <w:rsid w:val="00166F46"/>
    <w:rsid w:val="00167CC6"/>
    <w:rsid w:val="001701AC"/>
    <w:rsid w:val="001701B9"/>
    <w:rsid w:val="001704F3"/>
    <w:rsid w:val="001705A2"/>
    <w:rsid w:val="00170B24"/>
    <w:rsid w:val="001715A7"/>
    <w:rsid w:val="00171D45"/>
    <w:rsid w:val="00171FA4"/>
    <w:rsid w:val="001721DE"/>
    <w:rsid w:val="001724B0"/>
    <w:rsid w:val="00172A5A"/>
    <w:rsid w:val="00174F47"/>
    <w:rsid w:val="00175994"/>
    <w:rsid w:val="00176073"/>
    <w:rsid w:val="001761BA"/>
    <w:rsid w:val="00176A6D"/>
    <w:rsid w:val="00176BE1"/>
    <w:rsid w:val="00177A5D"/>
    <w:rsid w:val="001802D9"/>
    <w:rsid w:val="001815B4"/>
    <w:rsid w:val="0018194F"/>
    <w:rsid w:val="001820D5"/>
    <w:rsid w:val="00182FDB"/>
    <w:rsid w:val="001833BA"/>
    <w:rsid w:val="00183829"/>
    <w:rsid w:val="00186F45"/>
    <w:rsid w:val="001871E7"/>
    <w:rsid w:val="00187422"/>
    <w:rsid w:val="001901F9"/>
    <w:rsid w:val="001918AE"/>
    <w:rsid w:val="0019198C"/>
    <w:rsid w:val="00191B94"/>
    <w:rsid w:val="00191FCB"/>
    <w:rsid w:val="00193399"/>
    <w:rsid w:val="00193E33"/>
    <w:rsid w:val="00197A42"/>
    <w:rsid w:val="001A02AA"/>
    <w:rsid w:val="001A05CE"/>
    <w:rsid w:val="001A1188"/>
    <w:rsid w:val="001A14CA"/>
    <w:rsid w:val="001A2F40"/>
    <w:rsid w:val="001A3D21"/>
    <w:rsid w:val="001A4FF5"/>
    <w:rsid w:val="001A5045"/>
    <w:rsid w:val="001A65DE"/>
    <w:rsid w:val="001A6746"/>
    <w:rsid w:val="001A6F49"/>
    <w:rsid w:val="001A7B69"/>
    <w:rsid w:val="001A7F40"/>
    <w:rsid w:val="001B030F"/>
    <w:rsid w:val="001B0422"/>
    <w:rsid w:val="001B0462"/>
    <w:rsid w:val="001B058E"/>
    <w:rsid w:val="001B0C9D"/>
    <w:rsid w:val="001B1B27"/>
    <w:rsid w:val="001B1ED2"/>
    <w:rsid w:val="001B1F30"/>
    <w:rsid w:val="001B2656"/>
    <w:rsid w:val="001B2731"/>
    <w:rsid w:val="001B2B16"/>
    <w:rsid w:val="001B2FAA"/>
    <w:rsid w:val="001B3327"/>
    <w:rsid w:val="001B3329"/>
    <w:rsid w:val="001B4640"/>
    <w:rsid w:val="001B650A"/>
    <w:rsid w:val="001B7657"/>
    <w:rsid w:val="001B7B0B"/>
    <w:rsid w:val="001C105F"/>
    <w:rsid w:val="001C22BF"/>
    <w:rsid w:val="001C2A16"/>
    <w:rsid w:val="001C2D33"/>
    <w:rsid w:val="001C3009"/>
    <w:rsid w:val="001C314D"/>
    <w:rsid w:val="001C315F"/>
    <w:rsid w:val="001C3308"/>
    <w:rsid w:val="001C351A"/>
    <w:rsid w:val="001C4F37"/>
    <w:rsid w:val="001C50E6"/>
    <w:rsid w:val="001C5438"/>
    <w:rsid w:val="001C54D9"/>
    <w:rsid w:val="001C57D1"/>
    <w:rsid w:val="001C603C"/>
    <w:rsid w:val="001C65CC"/>
    <w:rsid w:val="001C65EF"/>
    <w:rsid w:val="001C77AE"/>
    <w:rsid w:val="001C7B3F"/>
    <w:rsid w:val="001D12FF"/>
    <w:rsid w:val="001D13F3"/>
    <w:rsid w:val="001D1931"/>
    <w:rsid w:val="001D26FF"/>
    <w:rsid w:val="001D2CF1"/>
    <w:rsid w:val="001D3215"/>
    <w:rsid w:val="001D3CBD"/>
    <w:rsid w:val="001D423D"/>
    <w:rsid w:val="001D43B1"/>
    <w:rsid w:val="001D4D67"/>
    <w:rsid w:val="001D4E87"/>
    <w:rsid w:val="001D5084"/>
    <w:rsid w:val="001D538D"/>
    <w:rsid w:val="001D5DA6"/>
    <w:rsid w:val="001D60B4"/>
    <w:rsid w:val="001D6E11"/>
    <w:rsid w:val="001D6FA6"/>
    <w:rsid w:val="001D738C"/>
    <w:rsid w:val="001D7C11"/>
    <w:rsid w:val="001E03B4"/>
    <w:rsid w:val="001E049A"/>
    <w:rsid w:val="001E0ADE"/>
    <w:rsid w:val="001E0D14"/>
    <w:rsid w:val="001E1862"/>
    <w:rsid w:val="001E1D9C"/>
    <w:rsid w:val="001E20C6"/>
    <w:rsid w:val="001E262D"/>
    <w:rsid w:val="001E2CDC"/>
    <w:rsid w:val="001E5CF6"/>
    <w:rsid w:val="001E60B6"/>
    <w:rsid w:val="001E71F5"/>
    <w:rsid w:val="001E75F7"/>
    <w:rsid w:val="001E7AC1"/>
    <w:rsid w:val="001F05EB"/>
    <w:rsid w:val="001F07C1"/>
    <w:rsid w:val="001F10F2"/>
    <w:rsid w:val="001F1862"/>
    <w:rsid w:val="001F2567"/>
    <w:rsid w:val="001F335B"/>
    <w:rsid w:val="001F3396"/>
    <w:rsid w:val="001F3567"/>
    <w:rsid w:val="001F3600"/>
    <w:rsid w:val="001F3DC7"/>
    <w:rsid w:val="001F3E01"/>
    <w:rsid w:val="001F4883"/>
    <w:rsid w:val="001F4AD3"/>
    <w:rsid w:val="001F4D21"/>
    <w:rsid w:val="001F4FA7"/>
    <w:rsid w:val="001F50D1"/>
    <w:rsid w:val="001F6164"/>
    <w:rsid w:val="001F6C39"/>
    <w:rsid w:val="001F7080"/>
    <w:rsid w:val="001F70E5"/>
    <w:rsid w:val="001F75EB"/>
    <w:rsid w:val="001F7EC3"/>
    <w:rsid w:val="00202234"/>
    <w:rsid w:val="00203647"/>
    <w:rsid w:val="002036A8"/>
    <w:rsid w:val="00203F59"/>
    <w:rsid w:val="0020495A"/>
    <w:rsid w:val="00204ED0"/>
    <w:rsid w:val="00206625"/>
    <w:rsid w:val="00207493"/>
    <w:rsid w:val="00207CAB"/>
    <w:rsid w:val="00210FB7"/>
    <w:rsid w:val="00210FE1"/>
    <w:rsid w:val="00211174"/>
    <w:rsid w:val="0021126E"/>
    <w:rsid w:val="00211461"/>
    <w:rsid w:val="00211ED4"/>
    <w:rsid w:val="0021292D"/>
    <w:rsid w:val="002142CA"/>
    <w:rsid w:val="00215229"/>
    <w:rsid w:val="00216EAA"/>
    <w:rsid w:val="00217564"/>
    <w:rsid w:val="002222FC"/>
    <w:rsid w:val="00222394"/>
    <w:rsid w:val="002237C8"/>
    <w:rsid w:val="00223C4F"/>
    <w:rsid w:val="00223CB4"/>
    <w:rsid w:val="002244DE"/>
    <w:rsid w:val="00224658"/>
    <w:rsid w:val="0022490A"/>
    <w:rsid w:val="002249D0"/>
    <w:rsid w:val="00224A46"/>
    <w:rsid w:val="00226AAC"/>
    <w:rsid w:val="00226D62"/>
    <w:rsid w:val="0022772F"/>
    <w:rsid w:val="00227734"/>
    <w:rsid w:val="00227761"/>
    <w:rsid w:val="00227C1E"/>
    <w:rsid w:val="00227D7B"/>
    <w:rsid w:val="002304C7"/>
    <w:rsid w:val="002311FE"/>
    <w:rsid w:val="002312E5"/>
    <w:rsid w:val="00232A5E"/>
    <w:rsid w:val="00232FF4"/>
    <w:rsid w:val="00233572"/>
    <w:rsid w:val="00233844"/>
    <w:rsid w:val="00236437"/>
    <w:rsid w:val="00236547"/>
    <w:rsid w:val="00237699"/>
    <w:rsid w:val="002378ED"/>
    <w:rsid w:val="00237F33"/>
    <w:rsid w:val="00240182"/>
    <w:rsid w:val="00240D0C"/>
    <w:rsid w:val="00241020"/>
    <w:rsid w:val="0024134D"/>
    <w:rsid w:val="0024176B"/>
    <w:rsid w:val="00241E48"/>
    <w:rsid w:val="00242226"/>
    <w:rsid w:val="00242AA0"/>
    <w:rsid w:val="002436E8"/>
    <w:rsid w:val="00243E2B"/>
    <w:rsid w:val="00244B35"/>
    <w:rsid w:val="00244BCB"/>
    <w:rsid w:val="00245645"/>
    <w:rsid w:val="00245CF7"/>
    <w:rsid w:val="002461C9"/>
    <w:rsid w:val="00247D40"/>
    <w:rsid w:val="00250093"/>
    <w:rsid w:val="00251058"/>
    <w:rsid w:val="00251348"/>
    <w:rsid w:val="00252712"/>
    <w:rsid w:val="002534D3"/>
    <w:rsid w:val="002536F7"/>
    <w:rsid w:val="00253D02"/>
    <w:rsid w:val="002546E3"/>
    <w:rsid w:val="00254E96"/>
    <w:rsid w:val="00255F7D"/>
    <w:rsid w:val="0025684D"/>
    <w:rsid w:val="00256AAD"/>
    <w:rsid w:val="00256B06"/>
    <w:rsid w:val="00256BC6"/>
    <w:rsid w:val="00257BEE"/>
    <w:rsid w:val="002611D9"/>
    <w:rsid w:val="00261B02"/>
    <w:rsid w:val="0026307E"/>
    <w:rsid w:val="00265701"/>
    <w:rsid w:val="00265B1E"/>
    <w:rsid w:val="00265C9E"/>
    <w:rsid w:val="002666E4"/>
    <w:rsid w:val="00266A06"/>
    <w:rsid w:val="0026727F"/>
    <w:rsid w:val="00270ACD"/>
    <w:rsid w:val="00270BAD"/>
    <w:rsid w:val="00270C21"/>
    <w:rsid w:val="00271743"/>
    <w:rsid w:val="00271876"/>
    <w:rsid w:val="00271E51"/>
    <w:rsid w:val="00272600"/>
    <w:rsid w:val="00272E4D"/>
    <w:rsid w:val="002738FC"/>
    <w:rsid w:val="0027407B"/>
    <w:rsid w:val="00274AAB"/>
    <w:rsid w:val="00275217"/>
    <w:rsid w:val="0027689A"/>
    <w:rsid w:val="00276A28"/>
    <w:rsid w:val="0028025C"/>
    <w:rsid w:val="0028082B"/>
    <w:rsid w:val="00280D23"/>
    <w:rsid w:val="00280E96"/>
    <w:rsid w:val="00280EE1"/>
    <w:rsid w:val="00281269"/>
    <w:rsid w:val="00281384"/>
    <w:rsid w:val="00281813"/>
    <w:rsid w:val="00282A43"/>
    <w:rsid w:val="00283F15"/>
    <w:rsid w:val="002848D6"/>
    <w:rsid w:val="00284EAF"/>
    <w:rsid w:val="00285440"/>
    <w:rsid w:val="00285546"/>
    <w:rsid w:val="00286297"/>
    <w:rsid w:val="00286A72"/>
    <w:rsid w:val="00286C0E"/>
    <w:rsid w:val="002879D4"/>
    <w:rsid w:val="00290214"/>
    <w:rsid w:val="002914F0"/>
    <w:rsid w:val="002924F7"/>
    <w:rsid w:val="00292B47"/>
    <w:rsid w:val="00292BF6"/>
    <w:rsid w:val="00292E78"/>
    <w:rsid w:val="0029301A"/>
    <w:rsid w:val="00293043"/>
    <w:rsid w:val="002932E5"/>
    <w:rsid w:val="002937F3"/>
    <w:rsid w:val="00293F21"/>
    <w:rsid w:val="0029442F"/>
    <w:rsid w:val="002949F0"/>
    <w:rsid w:val="0029536E"/>
    <w:rsid w:val="002958DE"/>
    <w:rsid w:val="00295944"/>
    <w:rsid w:val="00297486"/>
    <w:rsid w:val="00297DEC"/>
    <w:rsid w:val="002A0167"/>
    <w:rsid w:val="002A0175"/>
    <w:rsid w:val="002A11B5"/>
    <w:rsid w:val="002A2A93"/>
    <w:rsid w:val="002A2E11"/>
    <w:rsid w:val="002A3F53"/>
    <w:rsid w:val="002A41F9"/>
    <w:rsid w:val="002A50EA"/>
    <w:rsid w:val="002A5C5A"/>
    <w:rsid w:val="002A7781"/>
    <w:rsid w:val="002B02B8"/>
    <w:rsid w:val="002B0C5E"/>
    <w:rsid w:val="002B0EE6"/>
    <w:rsid w:val="002B1E32"/>
    <w:rsid w:val="002B2FA9"/>
    <w:rsid w:val="002B3429"/>
    <w:rsid w:val="002B47AA"/>
    <w:rsid w:val="002B4D0B"/>
    <w:rsid w:val="002B56E9"/>
    <w:rsid w:val="002B5F40"/>
    <w:rsid w:val="002B6BC0"/>
    <w:rsid w:val="002B6D82"/>
    <w:rsid w:val="002C09A2"/>
    <w:rsid w:val="002C0D84"/>
    <w:rsid w:val="002C1B47"/>
    <w:rsid w:val="002C1E1A"/>
    <w:rsid w:val="002C1FDF"/>
    <w:rsid w:val="002C2577"/>
    <w:rsid w:val="002C4A07"/>
    <w:rsid w:val="002C575E"/>
    <w:rsid w:val="002C5979"/>
    <w:rsid w:val="002C6DB2"/>
    <w:rsid w:val="002C7613"/>
    <w:rsid w:val="002C7F2C"/>
    <w:rsid w:val="002D05DC"/>
    <w:rsid w:val="002D0C3D"/>
    <w:rsid w:val="002D1114"/>
    <w:rsid w:val="002D1A6D"/>
    <w:rsid w:val="002D20E9"/>
    <w:rsid w:val="002D2F4B"/>
    <w:rsid w:val="002D3F2C"/>
    <w:rsid w:val="002D4854"/>
    <w:rsid w:val="002D5356"/>
    <w:rsid w:val="002D5990"/>
    <w:rsid w:val="002D6726"/>
    <w:rsid w:val="002D7305"/>
    <w:rsid w:val="002D7413"/>
    <w:rsid w:val="002D7419"/>
    <w:rsid w:val="002E0039"/>
    <w:rsid w:val="002E01B8"/>
    <w:rsid w:val="002E0967"/>
    <w:rsid w:val="002E109D"/>
    <w:rsid w:val="002E157A"/>
    <w:rsid w:val="002E1618"/>
    <w:rsid w:val="002E18F0"/>
    <w:rsid w:val="002E2060"/>
    <w:rsid w:val="002E20D5"/>
    <w:rsid w:val="002E3305"/>
    <w:rsid w:val="002E399A"/>
    <w:rsid w:val="002E441E"/>
    <w:rsid w:val="002E46D4"/>
    <w:rsid w:val="002E4F84"/>
    <w:rsid w:val="002E51FD"/>
    <w:rsid w:val="002E57FD"/>
    <w:rsid w:val="002E66E4"/>
    <w:rsid w:val="002E7141"/>
    <w:rsid w:val="002E7644"/>
    <w:rsid w:val="002F05B4"/>
    <w:rsid w:val="002F0AB8"/>
    <w:rsid w:val="002F0C05"/>
    <w:rsid w:val="002F1319"/>
    <w:rsid w:val="002F1D88"/>
    <w:rsid w:val="002F1EED"/>
    <w:rsid w:val="002F2CFB"/>
    <w:rsid w:val="002F2E31"/>
    <w:rsid w:val="002F3B11"/>
    <w:rsid w:val="002F4460"/>
    <w:rsid w:val="002F4716"/>
    <w:rsid w:val="002F4892"/>
    <w:rsid w:val="002F541E"/>
    <w:rsid w:val="002F60DA"/>
    <w:rsid w:val="002F631E"/>
    <w:rsid w:val="002F66C1"/>
    <w:rsid w:val="002F6701"/>
    <w:rsid w:val="002F6C2A"/>
    <w:rsid w:val="002F7B6F"/>
    <w:rsid w:val="003008CA"/>
    <w:rsid w:val="00300EA9"/>
    <w:rsid w:val="003011B0"/>
    <w:rsid w:val="00301980"/>
    <w:rsid w:val="003043CD"/>
    <w:rsid w:val="003052A1"/>
    <w:rsid w:val="00305838"/>
    <w:rsid w:val="003059B2"/>
    <w:rsid w:val="00305E92"/>
    <w:rsid w:val="003067DD"/>
    <w:rsid w:val="003074CE"/>
    <w:rsid w:val="00310245"/>
    <w:rsid w:val="003118F4"/>
    <w:rsid w:val="003120C6"/>
    <w:rsid w:val="003124BD"/>
    <w:rsid w:val="0031258E"/>
    <w:rsid w:val="0031272E"/>
    <w:rsid w:val="00312764"/>
    <w:rsid w:val="00312D27"/>
    <w:rsid w:val="00314FF2"/>
    <w:rsid w:val="003154F6"/>
    <w:rsid w:val="0031655A"/>
    <w:rsid w:val="003173DA"/>
    <w:rsid w:val="00317C5D"/>
    <w:rsid w:val="00317EDA"/>
    <w:rsid w:val="00320D4E"/>
    <w:rsid w:val="00320E8F"/>
    <w:rsid w:val="00321B04"/>
    <w:rsid w:val="0032235F"/>
    <w:rsid w:val="00322446"/>
    <w:rsid w:val="00322881"/>
    <w:rsid w:val="0032292B"/>
    <w:rsid w:val="00323AFC"/>
    <w:rsid w:val="00323B61"/>
    <w:rsid w:val="00323DFB"/>
    <w:rsid w:val="00324BB3"/>
    <w:rsid w:val="00324CF1"/>
    <w:rsid w:val="0032560F"/>
    <w:rsid w:val="00325B3E"/>
    <w:rsid w:val="00326088"/>
    <w:rsid w:val="0032629A"/>
    <w:rsid w:val="003265C7"/>
    <w:rsid w:val="003271E5"/>
    <w:rsid w:val="003272BA"/>
    <w:rsid w:val="003276D4"/>
    <w:rsid w:val="00330A17"/>
    <w:rsid w:val="00330A1C"/>
    <w:rsid w:val="003314D9"/>
    <w:rsid w:val="0033181E"/>
    <w:rsid w:val="00332002"/>
    <w:rsid w:val="0033235A"/>
    <w:rsid w:val="00333347"/>
    <w:rsid w:val="00333930"/>
    <w:rsid w:val="00333DAF"/>
    <w:rsid w:val="00334754"/>
    <w:rsid w:val="00335173"/>
    <w:rsid w:val="003357F4"/>
    <w:rsid w:val="00336DDB"/>
    <w:rsid w:val="003373B8"/>
    <w:rsid w:val="00340113"/>
    <w:rsid w:val="00341853"/>
    <w:rsid w:val="00342091"/>
    <w:rsid w:val="00343A7A"/>
    <w:rsid w:val="00343C75"/>
    <w:rsid w:val="00343CF0"/>
    <w:rsid w:val="0034417F"/>
    <w:rsid w:val="00344873"/>
    <w:rsid w:val="0034518B"/>
    <w:rsid w:val="003453B7"/>
    <w:rsid w:val="00345507"/>
    <w:rsid w:val="00345B6D"/>
    <w:rsid w:val="00345E89"/>
    <w:rsid w:val="003466A5"/>
    <w:rsid w:val="00346B1F"/>
    <w:rsid w:val="0034707D"/>
    <w:rsid w:val="00347660"/>
    <w:rsid w:val="00347977"/>
    <w:rsid w:val="00350D5E"/>
    <w:rsid w:val="00350E09"/>
    <w:rsid w:val="003512A5"/>
    <w:rsid w:val="00351D9F"/>
    <w:rsid w:val="0035233A"/>
    <w:rsid w:val="003528D6"/>
    <w:rsid w:val="003528E8"/>
    <w:rsid w:val="003528F0"/>
    <w:rsid w:val="00352A96"/>
    <w:rsid w:val="00353650"/>
    <w:rsid w:val="0035405C"/>
    <w:rsid w:val="003540CF"/>
    <w:rsid w:val="003547B6"/>
    <w:rsid w:val="0035546F"/>
    <w:rsid w:val="00355A1A"/>
    <w:rsid w:val="003560CB"/>
    <w:rsid w:val="0035715C"/>
    <w:rsid w:val="00360AC7"/>
    <w:rsid w:val="00360FD2"/>
    <w:rsid w:val="0036179E"/>
    <w:rsid w:val="003617EC"/>
    <w:rsid w:val="00361A4B"/>
    <w:rsid w:val="00362617"/>
    <w:rsid w:val="003630F3"/>
    <w:rsid w:val="00363162"/>
    <w:rsid w:val="00363764"/>
    <w:rsid w:val="00363D5A"/>
    <w:rsid w:val="003648FF"/>
    <w:rsid w:val="003654BB"/>
    <w:rsid w:val="00366853"/>
    <w:rsid w:val="003674C0"/>
    <w:rsid w:val="003675D4"/>
    <w:rsid w:val="0037004D"/>
    <w:rsid w:val="00371D77"/>
    <w:rsid w:val="00371DE3"/>
    <w:rsid w:val="00372310"/>
    <w:rsid w:val="003723BF"/>
    <w:rsid w:val="00373934"/>
    <w:rsid w:val="00374A59"/>
    <w:rsid w:val="00374CEB"/>
    <w:rsid w:val="0037521E"/>
    <w:rsid w:val="0037581F"/>
    <w:rsid w:val="0037599C"/>
    <w:rsid w:val="003764DE"/>
    <w:rsid w:val="00376915"/>
    <w:rsid w:val="00376E5E"/>
    <w:rsid w:val="00377DA8"/>
    <w:rsid w:val="0038003C"/>
    <w:rsid w:val="003802B2"/>
    <w:rsid w:val="003806DC"/>
    <w:rsid w:val="003808C8"/>
    <w:rsid w:val="00380C04"/>
    <w:rsid w:val="003836FE"/>
    <w:rsid w:val="00383B04"/>
    <w:rsid w:val="00383B78"/>
    <w:rsid w:val="00384F85"/>
    <w:rsid w:val="00385146"/>
    <w:rsid w:val="00385631"/>
    <w:rsid w:val="0038649B"/>
    <w:rsid w:val="00386574"/>
    <w:rsid w:val="00386722"/>
    <w:rsid w:val="00386D10"/>
    <w:rsid w:val="00387C67"/>
    <w:rsid w:val="00390763"/>
    <w:rsid w:val="00390958"/>
    <w:rsid w:val="00390D66"/>
    <w:rsid w:val="00391443"/>
    <w:rsid w:val="00391C52"/>
    <w:rsid w:val="00391D90"/>
    <w:rsid w:val="00392538"/>
    <w:rsid w:val="00392B86"/>
    <w:rsid w:val="00392EED"/>
    <w:rsid w:val="00393922"/>
    <w:rsid w:val="00394026"/>
    <w:rsid w:val="00394D88"/>
    <w:rsid w:val="00394F11"/>
    <w:rsid w:val="0039545C"/>
    <w:rsid w:val="0039569F"/>
    <w:rsid w:val="00395E61"/>
    <w:rsid w:val="00396033"/>
    <w:rsid w:val="00397255"/>
    <w:rsid w:val="003A0B28"/>
    <w:rsid w:val="003A1563"/>
    <w:rsid w:val="003A3CF8"/>
    <w:rsid w:val="003A4193"/>
    <w:rsid w:val="003A48A9"/>
    <w:rsid w:val="003A5A93"/>
    <w:rsid w:val="003A5B82"/>
    <w:rsid w:val="003A7DB7"/>
    <w:rsid w:val="003B0801"/>
    <w:rsid w:val="003B1DB8"/>
    <w:rsid w:val="003B28B5"/>
    <w:rsid w:val="003B3094"/>
    <w:rsid w:val="003B32D8"/>
    <w:rsid w:val="003B373D"/>
    <w:rsid w:val="003B3D90"/>
    <w:rsid w:val="003B4311"/>
    <w:rsid w:val="003B44A5"/>
    <w:rsid w:val="003B51F8"/>
    <w:rsid w:val="003B5286"/>
    <w:rsid w:val="003B53C6"/>
    <w:rsid w:val="003B5572"/>
    <w:rsid w:val="003B5E81"/>
    <w:rsid w:val="003B5F46"/>
    <w:rsid w:val="003B7B41"/>
    <w:rsid w:val="003C0307"/>
    <w:rsid w:val="003C1429"/>
    <w:rsid w:val="003C182D"/>
    <w:rsid w:val="003C1B2D"/>
    <w:rsid w:val="003C2809"/>
    <w:rsid w:val="003C2DAA"/>
    <w:rsid w:val="003C305A"/>
    <w:rsid w:val="003C3D5F"/>
    <w:rsid w:val="003C3F7F"/>
    <w:rsid w:val="003C4806"/>
    <w:rsid w:val="003C488E"/>
    <w:rsid w:val="003C4DC3"/>
    <w:rsid w:val="003C522E"/>
    <w:rsid w:val="003C591F"/>
    <w:rsid w:val="003C618F"/>
    <w:rsid w:val="003C6AB3"/>
    <w:rsid w:val="003C70A2"/>
    <w:rsid w:val="003D0AE8"/>
    <w:rsid w:val="003D1C7C"/>
    <w:rsid w:val="003D1E78"/>
    <w:rsid w:val="003D22A9"/>
    <w:rsid w:val="003D2737"/>
    <w:rsid w:val="003D284C"/>
    <w:rsid w:val="003D3371"/>
    <w:rsid w:val="003D33A4"/>
    <w:rsid w:val="003D3D27"/>
    <w:rsid w:val="003D4128"/>
    <w:rsid w:val="003D4551"/>
    <w:rsid w:val="003D534D"/>
    <w:rsid w:val="003D64C0"/>
    <w:rsid w:val="003D6765"/>
    <w:rsid w:val="003D7291"/>
    <w:rsid w:val="003D73F1"/>
    <w:rsid w:val="003D75FC"/>
    <w:rsid w:val="003E08EF"/>
    <w:rsid w:val="003E0DCA"/>
    <w:rsid w:val="003E489C"/>
    <w:rsid w:val="003E50F6"/>
    <w:rsid w:val="003E54EF"/>
    <w:rsid w:val="003E6103"/>
    <w:rsid w:val="003E6327"/>
    <w:rsid w:val="003E70CE"/>
    <w:rsid w:val="003E718B"/>
    <w:rsid w:val="003E7C79"/>
    <w:rsid w:val="003E7D70"/>
    <w:rsid w:val="003F0291"/>
    <w:rsid w:val="003F10CD"/>
    <w:rsid w:val="003F3716"/>
    <w:rsid w:val="003F3D30"/>
    <w:rsid w:val="003F4F12"/>
    <w:rsid w:val="003F5604"/>
    <w:rsid w:val="003F61EA"/>
    <w:rsid w:val="003F6864"/>
    <w:rsid w:val="003F6D09"/>
    <w:rsid w:val="00400805"/>
    <w:rsid w:val="00400951"/>
    <w:rsid w:val="004009B8"/>
    <w:rsid w:val="00401BC2"/>
    <w:rsid w:val="004025EE"/>
    <w:rsid w:val="00403286"/>
    <w:rsid w:val="00403479"/>
    <w:rsid w:val="00404A99"/>
    <w:rsid w:val="00407E1E"/>
    <w:rsid w:val="00407E65"/>
    <w:rsid w:val="00410086"/>
    <w:rsid w:val="00411DE4"/>
    <w:rsid w:val="00411DFB"/>
    <w:rsid w:val="00412178"/>
    <w:rsid w:val="004123AB"/>
    <w:rsid w:val="004128BC"/>
    <w:rsid w:val="00412D25"/>
    <w:rsid w:val="00413013"/>
    <w:rsid w:val="0041309D"/>
    <w:rsid w:val="004130F1"/>
    <w:rsid w:val="004135E4"/>
    <w:rsid w:val="004148FD"/>
    <w:rsid w:val="0041565B"/>
    <w:rsid w:val="00415A50"/>
    <w:rsid w:val="00415FBB"/>
    <w:rsid w:val="0041622D"/>
    <w:rsid w:val="004162A8"/>
    <w:rsid w:val="00416605"/>
    <w:rsid w:val="00416762"/>
    <w:rsid w:val="0041780D"/>
    <w:rsid w:val="00420630"/>
    <w:rsid w:val="00421177"/>
    <w:rsid w:val="004217D2"/>
    <w:rsid w:val="00422783"/>
    <w:rsid w:val="00422BFC"/>
    <w:rsid w:val="00422E19"/>
    <w:rsid w:val="00423535"/>
    <w:rsid w:val="0042426D"/>
    <w:rsid w:val="004247C3"/>
    <w:rsid w:val="00424C51"/>
    <w:rsid w:val="004259C8"/>
    <w:rsid w:val="00425BB4"/>
    <w:rsid w:val="004261B9"/>
    <w:rsid w:val="00426461"/>
    <w:rsid w:val="004265D1"/>
    <w:rsid w:val="00426C8F"/>
    <w:rsid w:val="004272D3"/>
    <w:rsid w:val="00430212"/>
    <w:rsid w:val="0043031D"/>
    <w:rsid w:val="00430B80"/>
    <w:rsid w:val="00430C4A"/>
    <w:rsid w:val="004310AF"/>
    <w:rsid w:val="0043118F"/>
    <w:rsid w:val="00433C96"/>
    <w:rsid w:val="00436399"/>
    <w:rsid w:val="004373DE"/>
    <w:rsid w:val="00437447"/>
    <w:rsid w:val="00437DF7"/>
    <w:rsid w:val="0044003D"/>
    <w:rsid w:val="00440C24"/>
    <w:rsid w:val="00442494"/>
    <w:rsid w:val="00442572"/>
    <w:rsid w:val="0044270B"/>
    <w:rsid w:val="00442F76"/>
    <w:rsid w:val="0044322B"/>
    <w:rsid w:val="0044455F"/>
    <w:rsid w:val="0044598D"/>
    <w:rsid w:val="004460C4"/>
    <w:rsid w:val="004461EF"/>
    <w:rsid w:val="00446306"/>
    <w:rsid w:val="004465D2"/>
    <w:rsid w:val="004468FA"/>
    <w:rsid w:val="00447EB8"/>
    <w:rsid w:val="00450BC4"/>
    <w:rsid w:val="0045121D"/>
    <w:rsid w:val="0045144B"/>
    <w:rsid w:val="004518E0"/>
    <w:rsid w:val="0045198F"/>
    <w:rsid w:val="00451A27"/>
    <w:rsid w:val="0045233B"/>
    <w:rsid w:val="004524F6"/>
    <w:rsid w:val="00453402"/>
    <w:rsid w:val="004547C2"/>
    <w:rsid w:val="00454812"/>
    <w:rsid w:val="00455062"/>
    <w:rsid w:val="00455942"/>
    <w:rsid w:val="0045599B"/>
    <w:rsid w:val="00457D87"/>
    <w:rsid w:val="00460306"/>
    <w:rsid w:val="004603A3"/>
    <w:rsid w:val="0046059A"/>
    <w:rsid w:val="0046061A"/>
    <w:rsid w:val="00460628"/>
    <w:rsid w:val="004606ED"/>
    <w:rsid w:val="00462B31"/>
    <w:rsid w:val="00463845"/>
    <w:rsid w:val="004639FB"/>
    <w:rsid w:val="00463FEF"/>
    <w:rsid w:val="004645B0"/>
    <w:rsid w:val="004646FD"/>
    <w:rsid w:val="0046486F"/>
    <w:rsid w:val="00464D16"/>
    <w:rsid w:val="00464E80"/>
    <w:rsid w:val="00464FB7"/>
    <w:rsid w:val="00466D3A"/>
    <w:rsid w:val="00466E58"/>
    <w:rsid w:val="00467938"/>
    <w:rsid w:val="00467C0E"/>
    <w:rsid w:val="004707B6"/>
    <w:rsid w:val="00471CAA"/>
    <w:rsid w:val="00474190"/>
    <w:rsid w:val="00475D28"/>
    <w:rsid w:val="0047674E"/>
    <w:rsid w:val="00476900"/>
    <w:rsid w:val="00477AD1"/>
    <w:rsid w:val="00481459"/>
    <w:rsid w:val="00481B12"/>
    <w:rsid w:val="00481C4E"/>
    <w:rsid w:val="00481E52"/>
    <w:rsid w:val="00482CBD"/>
    <w:rsid w:val="00482F84"/>
    <w:rsid w:val="00483160"/>
    <w:rsid w:val="004831AE"/>
    <w:rsid w:val="00483993"/>
    <w:rsid w:val="004839A4"/>
    <w:rsid w:val="00483CF6"/>
    <w:rsid w:val="00485728"/>
    <w:rsid w:val="00485949"/>
    <w:rsid w:val="00487173"/>
    <w:rsid w:val="00487984"/>
    <w:rsid w:val="00487A77"/>
    <w:rsid w:val="00490052"/>
    <w:rsid w:val="00490595"/>
    <w:rsid w:val="00490652"/>
    <w:rsid w:val="004908BE"/>
    <w:rsid w:val="00490BA8"/>
    <w:rsid w:val="00491041"/>
    <w:rsid w:val="00491404"/>
    <w:rsid w:val="0049181C"/>
    <w:rsid w:val="00492DFA"/>
    <w:rsid w:val="00493405"/>
    <w:rsid w:val="00494ABA"/>
    <w:rsid w:val="00494B45"/>
    <w:rsid w:val="00494DFD"/>
    <w:rsid w:val="00495421"/>
    <w:rsid w:val="00496653"/>
    <w:rsid w:val="00496968"/>
    <w:rsid w:val="004979C5"/>
    <w:rsid w:val="004A11FC"/>
    <w:rsid w:val="004A158D"/>
    <w:rsid w:val="004A1E74"/>
    <w:rsid w:val="004A27D7"/>
    <w:rsid w:val="004A3218"/>
    <w:rsid w:val="004A3738"/>
    <w:rsid w:val="004A3874"/>
    <w:rsid w:val="004A4EF3"/>
    <w:rsid w:val="004A6288"/>
    <w:rsid w:val="004A7EAA"/>
    <w:rsid w:val="004B00E7"/>
    <w:rsid w:val="004B02CD"/>
    <w:rsid w:val="004B03EE"/>
    <w:rsid w:val="004B1761"/>
    <w:rsid w:val="004B459A"/>
    <w:rsid w:val="004B4869"/>
    <w:rsid w:val="004B6AC0"/>
    <w:rsid w:val="004B6EB8"/>
    <w:rsid w:val="004B7795"/>
    <w:rsid w:val="004B7C3D"/>
    <w:rsid w:val="004C0062"/>
    <w:rsid w:val="004C0978"/>
    <w:rsid w:val="004C09B1"/>
    <w:rsid w:val="004C4106"/>
    <w:rsid w:val="004C4BAE"/>
    <w:rsid w:val="004C50D1"/>
    <w:rsid w:val="004C5434"/>
    <w:rsid w:val="004C54C5"/>
    <w:rsid w:val="004C5915"/>
    <w:rsid w:val="004C5A67"/>
    <w:rsid w:val="004C5A9E"/>
    <w:rsid w:val="004C5BBA"/>
    <w:rsid w:val="004C7395"/>
    <w:rsid w:val="004C7AFE"/>
    <w:rsid w:val="004D02AD"/>
    <w:rsid w:val="004D09F2"/>
    <w:rsid w:val="004D0B59"/>
    <w:rsid w:val="004D2613"/>
    <w:rsid w:val="004D3D29"/>
    <w:rsid w:val="004D4088"/>
    <w:rsid w:val="004D4688"/>
    <w:rsid w:val="004D61E1"/>
    <w:rsid w:val="004D70EA"/>
    <w:rsid w:val="004D711F"/>
    <w:rsid w:val="004D737A"/>
    <w:rsid w:val="004D7384"/>
    <w:rsid w:val="004D781B"/>
    <w:rsid w:val="004D7916"/>
    <w:rsid w:val="004D7A1D"/>
    <w:rsid w:val="004D7DE2"/>
    <w:rsid w:val="004D7F7B"/>
    <w:rsid w:val="004E0DFE"/>
    <w:rsid w:val="004E13AD"/>
    <w:rsid w:val="004E16AF"/>
    <w:rsid w:val="004E16B2"/>
    <w:rsid w:val="004E1AE8"/>
    <w:rsid w:val="004E353D"/>
    <w:rsid w:val="004E37D5"/>
    <w:rsid w:val="004E46C4"/>
    <w:rsid w:val="004E5F69"/>
    <w:rsid w:val="004E5F77"/>
    <w:rsid w:val="004E6903"/>
    <w:rsid w:val="004E709E"/>
    <w:rsid w:val="004F10C6"/>
    <w:rsid w:val="004F11A9"/>
    <w:rsid w:val="004F2528"/>
    <w:rsid w:val="004F2ECD"/>
    <w:rsid w:val="004F32BF"/>
    <w:rsid w:val="004F472B"/>
    <w:rsid w:val="004F4F29"/>
    <w:rsid w:val="004F53AA"/>
    <w:rsid w:val="004F53E5"/>
    <w:rsid w:val="004F57B4"/>
    <w:rsid w:val="004F5921"/>
    <w:rsid w:val="004F6DA9"/>
    <w:rsid w:val="005015E0"/>
    <w:rsid w:val="005019EC"/>
    <w:rsid w:val="00501C1C"/>
    <w:rsid w:val="00501F0B"/>
    <w:rsid w:val="00501F74"/>
    <w:rsid w:val="00502586"/>
    <w:rsid w:val="00502896"/>
    <w:rsid w:val="00502BA2"/>
    <w:rsid w:val="0050347E"/>
    <w:rsid w:val="005047AC"/>
    <w:rsid w:val="005062AD"/>
    <w:rsid w:val="0050685E"/>
    <w:rsid w:val="00507940"/>
    <w:rsid w:val="00507EE9"/>
    <w:rsid w:val="00510140"/>
    <w:rsid w:val="00510409"/>
    <w:rsid w:val="00510CDA"/>
    <w:rsid w:val="00511190"/>
    <w:rsid w:val="005117AF"/>
    <w:rsid w:val="00511888"/>
    <w:rsid w:val="0051188E"/>
    <w:rsid w:val="0051201A"/>
    <w:rsid w:val="0051249B"/>
    <w:rsid w:val="00512AC6"/>
    <w:rsid w:val="00513D3D"/>
    <w:rsid w:val="00514F61"/>
    <w:rsid w:val="00515138"/>
    <w:rsid w:val="00516770"/>
    <w:rsid w:val="0051774E"/>
    <w:rsid w:val="005178F5"/>
    <w:rsid w:val="00520AD8"/>
    <w:rsid w:val="00520D1C"/>
    <w:rsid w:val="005212A7"/>
    <w:rsid w:val="00521B2E"/>
    <w:rsid w:val="00522F85"/>
    <w:rsid w:val="00523521"/>
    <w:rsid w:val="00523CF5"/>
    <w:rsid w:val="00523D6A"/>
    <w:rsid w:val="00524117"/>
    <w:rsid w:val="0052483A"/>
    <w:rsid w:val="00524F00"/>
    <w:rsid w:val="00526D3C"/>
    <w:rsid w:val="005300C4"/>
    <w:rsid w:val="005305C0"/>
    <w:rsid w:val="00530B7C"/>
    <w:rsid w:val="00531344"/>
    <w:rsid w:val="0053163D"/>
    <w:rsid w:val="005317A3"/>
    <w:rsid w:val="00531FF9"/>
    <w:rsid w:val="005330C6"/>
    <w:rsid w:val="005338E5"/>
    <w:rsid w:val="0053391E"/>
    <w:rsid w:val="00533C4A"/>
    <w:rsid w:val="00535788"/>
    <w:rsid w:val="00535843"/>
    <w:rsid w:val="00536648"/>
    <w:rsid w:val="00537A5E"/>
    <w:rsid w:val="005409F0"/>
    <w:rsid w:val="00541398"/>
    <w:rsid w:val="00542297"/>
    <w:rsid w:val="00542666"/>
    <w:rsid w:val="00542721"/>
    <w:rsid w:val="00542BAA"/>
    <w:rsid w:val="00542DAE"/>
    <w:rsid w:val="00542DD6"/>
    <w:rsid w:val="00542E1D"/>
    <w:rsid w:val="00543614"/>
    <w:rsid w:val="00544712"/>
    <w:rsid w:val="005448CE"/>
    <w:rsid w:val="005448F8"/>
    <w:rsid w:val="00544ED3"/>
    <w:rsid w:val="00544FA7"/>
    <w:rsid w:val="00545C9D"/>
    <w:rsid w:val="00545D4E"/>
    <w:rsid w:val="00545E6F"/>
    <w:rsid w:val="005462C0"/>
    <w:rsid w:val="005469F3"/>
    <w:rsid w:val="00546B46"/>
    <w:rsid w:val="0054733E"/>
    <w:rsid w:val="0054797D"/>
    <w:rsid w:val="005500EA"/>
    <w:rsid w:val="00550291"/>
    <w:rsid w:val="005509FB"/>
    <w:rsid w:val="0055166B"/>
    <w:rsid w:val="00551955"/>
    <w:rsid w:val="00551D5F"/>
    <w:rsid w:val="0055281F"/>
    <w:rsid w:val="005531E2"/>
    <w:rsid w:val="00553EE2"/>
    <w:rsid w:val="0055412A"/>
    <w:rsid w:val="00554625"/>
    <w:rsid w:val="00554BFA"/>
    <w:rsid w:val="00555813"/>
    <w:rsid w:val="00555B9D"/>
    <w:rsid w:val="00555C4A"/>
    <w:rsid w:val="00556CCE"/>
    <w:rsid w:val="005571F6"/>
    <w:rsid w:val="0055729E"/>
    <w:rsid w:val="00557E79"/>
    <w:rsid w:val="00560BE4"/>
    <w:rsid w:val="00561216"/>
    <w:rsid w:val="00562585"/>
    <w:rsid w:val="005626C0"/>
    <w:rsid w:val="0056287C"/>
    <w:rsid w:val="00562BDE"/>
    <w:rsid w:val="00563974"/>
    <w:rsid w:val="005639AB"/>
    <w:rsid w:val="00563C65"/>
    <w:rsid w:val="005641F6"/>
    <w:rsid w:val="0056442C"/>
    <w:rsid w:val="0056477D"/>
    <w:rsid w:val="005651B0"/>
    <w:rsid w:val="00565285"/>
    <w:rsid w:val="00566AA8"/>
    <w:rsid w:val="00566E53"/>
    <w:rsid w:val="00567912"/>
    <w:rsid w:val="00570552"/>
    <w:rsid w:val="005715AF"/>
    <w:rsid w:val="00571CB8"/>
    <w:rsid w:val="00572693"/>
    <w:rsid w:val="0057355C"/>
    <w:rsid w:val="00573E48"/>
    <w:rsid w:val="00573E81"/>
    <w:rsid w:val="00574487"/>
    <w:rsid w:val="0057461E"/>
    <w:rsid w:val="005749B2"/>
    <w:rsid w:val="00574B97"/>
    <w:rsid w:val="00575469"/>
    <w:rsid w:val="005755DC"/>
    <w:rsid w:val="00575851"/>
    <w:rsid w:val="00576403"/>
    <w:rsid w:val="00576FC3"/>
    <w:rsid w:val="00576FC9"/>
    <w:rsid w:val="00577CE8"/>
    <w:rsid w:val="00580003"/>
    <w:rsid w:val="00580DCB"/>
    <w:rsid w:val="00581BEB"/>
    <w:rsid w:val="0058208E"/>
    <w:rsid w:val="00582DC6"/>
    <w:rsid w:val="0058309E"/>
    <w:rsid w:val="00583130"/>
    <w:rsid w:val="00583483"/>
    <w:rsid w:val="0058409B"/>
    <w:rsid w:val="00585567"/>
    <w:rsid w:val="00586C98"/>
    <w:rsid w:val="00586ED8"/>
    <w:rsid w:val="00587929"/>
    <w:rsid w:val="00590821"/>
    <w:rsid w:val="00590C44"/>
    <w:rsid w:val="005915F2"/>
    <w:rsid w:val="00592256"/>
    <w:rsid w:val="00592346"/>
    <w:rsid w:val="00592BA8"/>
    <w:rsid w:val="005930FA"/>
    <w:rsid w:val="00593677"/>
    <w:rsid w:val="0059398B"/>
    <w:rsid w:val="00594651"/>
    <w:rsid w:val="00594F3B"/>
    <w:rsid w:val="00595D70"/>
    <w:rsid w:val="005976B1"/>
    <w:rsid w:val="005A0480"/>
    <w:rsid w:val="005A081A"/>
    <w:rsid w:val="005A15BD"/>
    <w:rsid w:val="005A1C94"/>
    <w:rsid w:val="005A21B8"/>
    <w:rsid w:val="005A3216"/>
    <w:rsid w:val="005A37BD"/>
    <w:rsid w:val="005A3E4A"/>
    <w:rsid w:val="005A5236"/>
    <w:rsid w:val="005A5929"/>
    <w:rsid w:val="005A5E5A"/>
    <w:rsid w:val="005A7A04"/>
    <w:rsid w:val="005B00E9"/>
    <w:rsid w:val="005B0658"/>
    <w:rsid w:val="005B2128"/>
    <w:rsid w:val="005B2B57"/>
    <w:rsid w:val="005B2B58"/>
    <w:rsid w:val="005B3F9E"/>
    <w:rsid w:val="005B4E02"/>
    <w:rsid w:val="005B5025"/>
    <w:rsid w:val="005B55B8"/>
    <w:rsid w:val="005B5A2D"/>
    <w:rsid w:val="005B5AB8"/>
    <w:rsid w:val="005B5F13"/>
    <w:rsid w:val="005B6540"/>
    <w:rsid w:val="005B712E"/>
    <w:rsid w:val="005B7D3E"/>
    <w:rsid w:val="005C095F"/>
    <w:rsid w:val="005C0AFF"/>
    <w:rsid w:val="005C111B"/>
    <w:rsid w:val="005C18D6"/>
    <w:rsid w:val="005C1903"/>
    <w:rsid w:val="005C1AA5"/>
    <w:rsid w:val="005C206A"/>
    <w:rsid w:val="005C2618"/>
    <w:rsid w:val="005C376E"/>
    <w:rsid w:val="005C54F7"/>
    <w:rsid w:val="005C5E92"/>
    <w:rsid w:val="005C684F"/>
    <w:rsid w:val="005C7A68"/>
    <w:rsid w:val="005C7B20"/>
    <w:rsid w:val="005D0337"/>
    <w:rsid w:val="005D0970"/>
    <w:rsid w:val="005D1C34"/>
    <w:rsid w:val="005D1ED6"/>
    <w:rsid w:val="005D371D"/>
    <w:rsid w:val="005D4155"/>
    <w:rsid w:val="005D4642"/>
    <w:rsid w:val="005D4BAE"/>
    <w:rsid w:val="005D4C34"/>
    <w:rsid w:val="005D4F45"/>
    <w:rsid w:val="005D4FCE"/>
    <w:rsid w:val="005D68EE"/>
    <w:rsid w:val="005E0036"/>
    <w:rsid w:val="005E04D0"/>
    <w:rsid w:val="005E0F3B"/>
    <w:rsid w:val="005E1722"/>
    <w:rsid w:val="005E1E9C"/>
    <w:rsid w:val="005E2278"/>
    <w:rsid w:val="005E36D0"/>
    <w:rsid w:val="005E438A"/>
    <w:rsid w:val="005E52E3"/>
    <w:rsid w:val="005E615F"/>
    <w:rsid w:val="005E64A3"/>
    <w:rsid w:val="005E6A25"/>
    <w:rsid w:val="005E6CB3"/>
    <w:rsid w:val="005E7402"/>
    <w:rsid w:val="005F01D9"/>
    <w:rsid w:val="005F1001"/>
    <w:rsid w:val="005F18D1"/>
    <w:rsid w:val="005F1F54"/>
    <w:rsid w:val="005F2279"/>
    <w:rsid w:val="005F25F1"/>
    <w:rsid w:val="005F2B95"/>
    <w:rsid w:val="005F2E4B"/>
    <w:rsid w:val="005F2E9A"/>
    <w:rsid w:val="005F2ECD"/>
    <w:rsid w:val="005F307C"/>
    <w:rsid w:val="005F309F"/>
    <w:rsid w:val="005F32E9"/>
    <w:rsid w:val="005F4C01"/>
    <w:rsid w:val="005F56C3"/>
    <w:rsid w:val="005F67EE"/>
    <w:rsid w:val="005F7771"/>
    <w:rsid w:val="005F791C"/>
    <w:rsid w:val="005F7DF0"/>
    <w:rsid w:val="0060182E"/>
    <w:rsid w:val="00601BA4"/>
    <w:rsid w:val="00601C3B"/>
    <w:rsid w:val="006025B4"/>
    <w:rsid w:val="00603C04"/>
    <w:rsid w:val="00603CFB"/>
    <w:rsid w:val="00604747"/>
    <w:rsid w:val="00604FC2"/>
    <w:rsid w:val="006058F8"/>
    <w:rsid w:val="0060596A"/>
    <w:rsid w:val="00606917"/>
    <w:rsid w:val="0060730E"/>
    <w:rsid w:val="0061001F"/>
    <w:rsid w:val="00610B5C"/>
    <w:rsid w:val="00611467"/>
    <w:rsid w:val="00611D3F"/>
    <w:rsid w:val="006124F6"/>
    <w:rsid w:val="0061254D"/>
    <w:rsid w:val="00613721"/>
    <w:rsid w:val="00613916"/>
    <w:rsid w:val="00613CC2"/>
    <w:rsid w:val="006146F6"/>
    <w:rsid w:val="0061497E"/>
    <w:rsid w:val="00614B9D"/>
    <w:rsid w:val="00615508"/>
    <w:rsid w:val="00616CC6"/>
    <w:rsid w:val="00616E67"/>
    <w:rsid w:val="0061742D"/>
    <w:rsid w:val="006203B9"/>
    <w:rsid w:val="006203DE"/>
    <w:rsid w:val="006208D4"/>
    <w:rsid w:val="00620900"/>
    <w:rsid w:val="006217F6"/>
    <w:rsid w:val="00621815"/>
    <w:rsid w:val="006218D6"/>
    <w:rsid w:val="00622739"/>
    <w:rsid w:val="00623F92"/>
    <w:rsid w:val="00624B9F"/>
    <w:rsid w:val="00626650"/>
    <w:rsid w:val="006267AE"/>
    <w:rsid w:val="00626BE3"/>
    <w:rsid w:val="0062735D"/>
    <w:rsid w:val="006303E9"/>
    <w:rsid w:val="006304B9"/>
    <w:rsid w:val="006308DD"/>
    <w:rsid w:val="00630D2D"/>
    <w:rsid w:val="00632740"/>
    <w:rsid w:val="00632C29"/>
    <w:rsid w:val="006335D0"/>
    <w:rsid w:val="00633ECD"/>
    <w:rsid w:val="006343D9"/>
    <w:rsid w:val="00634F8D"/>
    <w:rsid w:val="006351F0"/>
    <w:rsid w:val="00635FB5"/>
    <w:rsid w:val="00636F7B"/>
    <w:rsid w:val="0063752D"/>
    <w:rsid w:val="00637C06"/>
    <w:rsid w:val="00637FA5"/>
    <w:rsid w:val="00640739"/>
    <w:rsid w:val="006413F2"/>
    <w:rsid w:val="0064236D"/>
    <w:rsid w:val="00643202"/>
    <w:rsid w:val="006434DA"/>
    <w:rsid w:val="006443E9"/>
    <w:rsid w:val="006444F8"/>
    <w:rsid w:val="00644E13"/>
    <w:rsid w:val="00644EFD"/>
    <w:rsid w:val="00645FB8"/>
    <w:rsid w:val="00646DBF"/>
    <w:rsid w:val="00647872"/>
    <w:rsid w:val="00647966"/>
    <w:rsid w:val="00650783"/>
    <w:rsid w:val="00650D86"/>
    <w:rsid w:val="00651342"/>
    <w:rsid w:val="00651E22"/>
    <w:rsid w:val="00652278"/>
    <w:rsid w:val="0065262D"/>
    <w:rsid w:val="0065298A"/>
    <w:rsid w:val="00653201"/>
    <w:rsid w:val="00655018"/>
    <w:rsid w:val="00655660"/>
    <w:rsid w:val="006562D5"/>
    <w:rsid w:val="0065651B"/>
    <w:rsid w:val="0065764A"/>
    <w:rsid w:val="00657DE5"/>
    <w:rsid w:val="006606FC"/>
    <w:rsid w:val="00660BF1"/>
    <w:rsid w:val="00660FAF"/>
    <w:rsid w:val="006612FD"/>
    <w:rsid w:val="00662264"/>
    <w:rsid w:val="006631B9"/>
    <w:rsid w:val="0066428B"/>
    <w:rsid w:val="006643B9"/>
    <w:rsid w:val="0066480E"/>
    <w:rsid w:val="00664A04"/>
    <w:rsid w:val="006656FD"/>
    <w:rsid w:val="00665CCB"/>
    <w:rsid w:val="00665CF0"/>
    <w:rsid w:val="00666A37"/>
    <w:rsid w:val="00667379"/>
    <w:rsid w:val="00667405"/>
    <w:rsid w:val="00667AB7"/>
    <w:rsid w:val="00670500"/>
    <w:rsid w:val="0067069D"/>
    <w:rsid w:val="00670E3F"/>
    <w:rsid w:val="0067168B"/>
    <w:rsid w:val="0067187C"/>
    <w:rsid w:val="00671EBE"/>
    <w:rsid w:val="00672033"/>
    <w:rsid w:val="006722E2"/>
    <w:rsid w:val="00672434"/>
    <w:rsid w:val="00673AF2"/>
    <w:rsid w:val="00673CD0"/>
    <w:rsid w:val="0067403B"/>
    <w:rsid w:val="006748DB"/>
    <w:rsid w:val="00674A4D"/>
    <w:rsid w:val="0067589E"/>
    <w:rsid w:val="006763F2"/>
    <w:rsid w:val="00676533"/>
    <w:rsid w:val="0067716F"/>
    <w:rsid w:val="00677BC3"/>
    <w:rsid w:val="00680B16"/>
    <w:rsid w:val="00681747"/>
    <w:rsid w:val="00681ACC"/>
    <w:rsid w:val="00681E31"/>
    <w:rsid w:val="00681F3F"/>
    <w:rsid w:val="00683267"/>
    <w:rsid w:val="00683B77"/>
    <w:rsid w:val="00683FBC"/>
    <w:rsid w:val="00686462"/>
    <w:rsid w:val="00686483"/>
    <w:rsid w:val="00687EA2"/>
    <w:rsid w:val="00690F8D"/>
    <w:rsid w:val="00691331"/>
    <w:rsid w:val="00691F5F"/>
    <w:rsid w:val="00692335"/>
    <w:rsid w:val="0069264F"/>
    <w:rsid w:val="0069315B"/>
    <w:rsid w:val="006947D5"/>
    <w:rsid w:val="00694B7F"/>
    <w:rsid w:val="00694D13"/>
    <w:rsid w:val="00694FF7"/>
    <w:rsid w:val="00695267"/>
    <w:rsid w:val="0069562C"/>
    <w:rsid w:val="00695C0A"/>
    <w:rsid w:val="00695D43"/>
    <w:rsid w:val="00696364"/>
    <w:rsid w:val="006969D3"/>
    <w:rsid w:val="00696A02"/>
    <w:rsid w:val="006A0060"/>
    <w:rsid w:val="006A026C"/>
    <w:rsid w:val="006A06A2"/>
    <w:rsid w:val="006A0A3E"/>
    <w:rsid w:val="006A0FA4"/>
    <w:rsid w:val="006A0FAD"/>
    <w:rsid w:val="006A1494"/>
    <w:rsid w:val="006A1759"/>
    <w:rsid w:val="006A229A"/>
    <w:rsid w:val="006A246C"/>
    <w:rsid w:val="006A28E4"/>
    <w:rsid w:val="006A2901"/>
    <w:rsid w:val="006A2CCD"/>
    <w:rsid w:val="006A395D"/>
    <w:rsid w:val="006A3F35"/>
    <w:rsid w:val="006A40ED"/>
    <w:rsid w:val="006A4D00"/>
    <w:rsid w:val="006A4E9F"/>
    <w:rsid w:val="006A7248"/>
    <w:rsid w:val="006B02C2"/>
    <w:rsid w:val="006B118D"/>
    <w:rsid w:val="006B12E6"/>
    <w:rsid w:val="006B168C"/>
    <w:rsid w:val="006B1CC3"/>
    <w:rsid w:val="006B203B"/>
    <w:rsid w:val="006B26DF"/>
    <w:rsid w:val="006B31F1"/>
    <w:rsid w:val="006B4528"/>
    <w:rsid w:val="006B4A3F"/>
    <w:rsid w:val="006B4A8C"/>
    <w:rsid w:val="006B6115"/>
    <w:rsid w:val="006B7747"/>
    <w:rsid w:val="006B7BA6"/>
    <w:rsid w:val="006B7EA7"/>
    <w:rsid w:val="006C0030"/>
    <w:rsid w:val="006C00A2"/>
    <w:rsid w:val="006C0278"/>
    <w:rsid w:val="006C05E2"/>
    <w:rsid w:val="006C104E"/>
    <w:rsid w:val="006C17B4"/>
    <w:rsid w:val="006C1B18"/>
    <w:rsid w:val="006C2681"/>
    <w:rsid w:val="006C3D9C"/>
    <w:rsid w:val="006C431A"/>
    <w:rsid w:val="006C52F8"/>
    <w:rsid w:val="006C5790"/>
    <w:rsid w:val="006C64C3"/>
    <w:rsid w:val="006C6A8D"/>
    <w:rsid w:val="006D0842"/>
    <w:rsid w:val="006D0AB9"/>
    <w:rsid w:val="006D12CD"/>
    <w:rsid w:val="006D185D"/>
    <w:rsid w:val="006D2115"/>
    <w:rsid w:val="006D2314"/>
    <w:rsid w:val="006D2756"/>
    <w:rsid w:val="006D30B3"/>
    <w:rsid w:val="006D3566"/>
    <w:rsid w:val="006D3BFF"/>
    <w:rsid w:val="006D3DA2"/>
    <w:rsid w:val="006D4D8E"/>
    <w:rsid w:val="006D4DD4"/>
    <w:rsid w:val="006D555C"/>
    <w:rsid w:val="006D60DC"/>
    <w:rsid w:val="006D64F2"/>
    <w:rsid w:val="006D6726"/>
    <w:rsid w:val="006D6AA6"/>
    <w:rsid w:val="006D7311"/>
    <w:rsid w:val="006D75D0"/>
    <w:rsid w:val="006D762C"/>
    <w:rsid w:val="006E051A"/>
    <w:rsid w:val="006E163A"/>
    <w:rsid w:val="006E1B28"/>
    <w:rsid w:val="006E2657"/>
    <w:rsid w:val="006E3A5A"/>
    <w:rsid w:val="006E5377"/>
    <w:rsid w:val="006E6284"/>
    <w:rsid w:val="006E6AAB"/>
    <w:rsid w:val="006E74D0"/>
    <w:rsid w:val="006F0204"/>
    <w:rsid w:val="006F063F"/>
    <w:rsid w:val="006F0EFB"/>
    <w:rsid w:val="006F1181"/>
    <w:rsid w:val="006F17C5"/>
    <w:rsid w:val="006F1ACE"/>
    <w:rsid w:val="006F2636"/>
    <w:rsid w:val="006F37CB"/>
    <w:rsid w:val="006F4209"/>
    <w:rsid w:val="006F4DAD"/>
    <w:rsid w:val="006F5496"/>
    <w:rsid w:val="006F560F"/>
    <w:rsid w:val="006F575E"/>
    <w:rsid w:val="006F5D9F"/>
    <w:rsid w:val="006F71BA"/>
    <w:rsid w:val="00700179"/>
    <w:rsid w:val="00700568"/>
    <w:rsid w:val="0070101B"/>
    <w:rsid w:val="00701920"/>
    <w:rsid w:val="00703374"/>
    <w:rsid w:val="007037DD"/>
    <w:rsid w:val="00703992"/>
    <w:rsid w:val="00703DC6"/>
    <w:rsid w:val="0070474A"/>
    <w:rsid w:val="007056F9"/>
    <w:rsid w:val="00706123"/>
    <w:rsid w:val="007067AE"/>
    <w:rsid w:val="00706E66"/>
    <w:rsid w:val="00707321"/>
    <w:rsid w:val="007107E2"/>
    <w:rsid w:val="00710949"/>
    <w:rsid w:val="00710EB3"/>
    <w:rsid w:val="00711539"/>
    <w:rsid w:val="00712753"/>
    <w:rsid w:val="00713606"/>
    <w:rsid w:val="007140D2"/>
    <w:rsid w:val="007152C1"/>
    <w:rsid w:val="00715653"/>
    <w:rsid w:val="00716199"/>
    <w:rsid w:val="00716B20"/>
    <w:rsid w:val="00717191"/>
    <w:rsid w:val="007172FA"/>
    <w:rsid w:val="00717484"/>
    <w:rsid w:val="00721227"/>
    <w:rsid w:val="00721BEE"/>
    <w:rsid w:val="00721D93"/>
    <w:rsid w:val="007225BE"/>
    <w:rsid w:val="00722A9F"/>
    <w:rsid w:val="007237F8"/>
    <w:rsid w:val="00723D60"/>
    <w:rsid w:val="00724119"/>
    <w:rsid w:val="00726008"/>
    <w:rsid w:val="0072604B"/>
    <w:rsid w:val="00726152"/>
    <w:rsid w:val="007265DF"/>
    <w:rsid w:val="00726BA6"/>
    <w:rsid w:val="00726EF9"/>
    <w:rsid w:val="00726F82"/>
    <w:rsid w:val="0072772D"/>
    <w:rsid w:val="00727823"/>
    <w:rsid w:val="00727F98"/>
    <w:rsid w:val="00730082"/>
    <w:rsid w:val="0073050E"/>
    <w:rsid w:val="00730645"/>
    <w:rsid w:val="007314E1"/>
    <w:rsid w:val="00731884"/>
    <w:rsid w:val="0073356E"/>
    <w:rsid w:val="00734868"/>
    <w:rsid w:val="007348DF"/>
    <w:rsid w:val="007350BD"/>
    <w:rsid w:val="00735518"/>
    <w:rsid w:val="00735B15"/>
    <w:rsid w:val="00736697"/>
    <w:rsid w:val="00736710"/>
    <w:rsid w:val="00736FE5"/>
    <w:rsid w:val="00737978"/>
    <w:rsid w:val="007379C7"/>
    <w:rsid w:val="00740C6A"/>
    <w:rsid w:val="00741405"/>
    <w:rsid w:val="00741590"/>
    <w:rsid w:val="0074162F"/>
    <w:rsid w:val="007417A4"/>
    <w:rsid w:val="00741A6F"/>
    <w:rsid w:val="00743E61"/>
    <w:rsid w:val="00743F43"/>
    <w:rsid w:val="007441BB"/>
    <w:rsid w:val="0074464D"/>
    <w:rsid w:val="0074475E"/>
    <w:rsid w:val="00745A5F"/>
    <w:rsid w:val="00745D60"/>
    <w:rsid w:val="00746382"/>
    <w:rsid w:val="00746877"/>
    <w:rsid w:val="00746DDF"/>
    <w:rsid w:val="0074760B"/>
    <w:rsid w:val="007507D7"/>
    <w:rsid w:val="00751092"/>
    <w:rsid w:val="0075237D"/>
    <w:rsid w:val="00752739"/>
    <w:rsid w:val="00752F9E"/>
    <w:rsid w:val="0075326D"/>
    <w:rsid w:val="0075379D"/>
    <w:rsid w:val="0075387D"/>
    <w:rsid w:val="00754268"/>
    <w:rsid w:val="007542C4"/>
    <w:rsid w:val="00754505"/>
    <w:rsid w:val="00754761"/>
    <w:rsid w:val="007555DD"/>
    <w:rsid w:val="00755727"/>
    <w:rsid w:val="00755BC5"/>
    <w:rsid w:val="0075680D"/>
    <w:rsid w:val="00756DEE"/>
    <w:rsid w:val="0075788B"/>
    <w:rsid w:val="007608C0"/>
    <w:rsid w:val="00761756"/>
    <w:rsid w:val="00761A23"/>
    <w:rsid w:val="00761B74"/>
    <w:rsid w:val="00762035"/>
    <w:rsid w:val="00762261"/>
    <w:rsid w:val="007622DE"/>
    <w:rsid w:val="007627B3"/>
    <w:rsid w:val="007638F0"/>
    <w:rsid w:val="00763AB9"/>
    <w:rsid w:val="00764ABA"/>
    <w:rsid w:val="00765308"/>
    <w:rsid w:val="00765C5B"/>
    <w:rsid w:val="00766A5F"/>
    <w:rsid w:val="00766E6E"/>
    <w:rsid w:val="007675E6"/>
    <w:rsid w:val="0077067F"/>
    <w:rsid w:val="0077096E"/>
    <w:rsid w:val="00770D2A"/>
    <w:rsid w:val="00771658"/>
    <w:rsid w:val="0077241F"/>
    <w:rsid w:val="00772E51"/>
    <w:rsid w:val="00773AC3"/>
    <w:rsid w:val="00773D16"/>
    <w:rsid w:val="00774E8B"/>
    <w:rsid w:val="00775045"/>
    <w:rsid w:val="00775D12"/>
    <w:rsid w:val="0077623B"/>
    <w:rsid w:val="0077625C"/>
    <w:rsid w:val="0077656D"/>
    <w:rsid w:val="007778EC"/>
    <w:rsid w:val="00777B6E"/>
    <w:rsid w:val="007817C9"/>
    <w:rsid w:val="00781F79"/>
    <w:rsid w:val="007824AF"/>
    <w:rsid w:val="00782925"/>
    <w:rsid w:val="00782FDE"/>
    <w:rsid w:val="007838A3"/>
    <w:rsid w:val="00783EC4"/>
    <w:rsid w:val="00784251"/>
    <w:rsid w:val="00784D1C"/>
    <w:rsid w:val="00785C2A"/>
    <w:rsid w:val="0078623C"/>
    <w:rsid w:val="00787264"/>
    <w:rsid w:val="0078793A"/>
    <w:rsid w:val="00787B54"/>
    <w:rsid w:val="00790A67"/>
    <w:rsid w:val="00790DD1"/>
    <w:rsid w:val="00793291"/>
    <w:rsid w:val="00793437"/>
    <w:rsid w:val="00793DF7"/>
    <w:rsid w:val="00794D63"/>
    <w:rsid w:val="00796991"/>
    <w:rsid w:val="007A02C7"/>
    <w:rsid w:val="007A0FA9"/>
    <w:rsid w:val="007A1B10"/>
    <w:rsid w:val="007A1FDE"/>
    <w:rsid w:val="007A225B"/>
    <w:rsid w:val="007A265E"/>
    <w:rsid w:val="007A38A6"/>
    <w:rsid w:val="007A3A1D"/>
    <w:rsid w:val="007A3C46"/>
    <w:rsid w:val="007A3DAF"/>
    <w:rsid w:val="007A3F13"/>
    <w:rsid w:val="007A548B"/>
    <w:rsid w:val="007A59C8"/>
    <w:rsid w:val="007A5F24"/>
    <w:rsid w:val="007A7260"/>
    <w:rsid w:val="007A7D98"/>
    <w:rsid w:val="007A7EA5"/>
    <w:rsid w:val="007B1DCE"/>
    <w:rsid w:val="007B1DF0"/>
    <w:rsid w:val="007B2AD6"/>
    <w:rsid w:val="007B2B68"/>
    <w:rsid w:val="007B2BB8"/>
    <w:rsid w:val="007B2C2B"/>
    <w:rsid w:val="007B2CC9"/>
    <w:rsid w:val="007B3693"/>
    <w:rsid w:val="007B3B0E"/>
    <w:rsid w:val="007B50E3"/>
    <w:rsid w:val="007B55D9"/>
    <w:rsid w:val="007B5B74"/>
    <w:rsid w:val="007B5B75"/>
    <w:rsid w:val="007B6153"/>
    <w:rsid w:val="007C0802"/>
    <w:rsid w:val="007C174F"/>
    <w:rsid w:val="007C1B94"/>
    <w:rsid w:val="007C249B"/>
    <w:rsid w:val="007C265B"/>
    <w:rsid w:val="007C2AFF"/>
    <w:rsid w:val="007C3E3A"/>
    <w:rsid w:val="007C4815"/>
    <w:rsid w:val="007C4BE6"/>
    <w:rsid w:val="007C5794"/>
    <w:rsid w:val="007C5EBD"/>
    <w:rsid w:val="007C68F4"/>
    <w:rsid w:val="007C6D0D"/>
    <w:rsid w:val="007D0078"/>
    <w:rsid w:val="007D0689"/>
    <w:rsid w:val="007D146D"/>
    <w:rsid w:val="007D1880"/>
    <w:rsid w:val="007D1C17"/>
    <w:rsid w:val="007D1C34"/>
    <w:rsid w:val="007D29C1"/>
    <w:rsid w:val="007D2E47"/>
    <w:rsid w:val="007D3D75"/>
    <w:rsid w:val="007D3DF9"/>
    <w:rsid w:val="007D3F46"/>
    <w:rsid w:val="007D4134"/>
    <w:rsid w:val="007D4363"/>
    <w:rsid w:val="007D46CE"/>
    <w:rsid w:val="007D475E"/>
    <w:rsid w:val="007D4804"/>
    <w:rsid w:val="007D4843"/>
    <w:rsid w:val="007D60B5"/>
    <w:rsid w:val="007D7BBA"/>
    <w:rsid w:val="007D7C06"/>
    <w:rsid w:val="007E0339"/>
    <w:rsid w:val="007E071D"/>
    <w:rsid w:val="007E1477"/>
    <w:rsid w:val="007E15D3"/>
    <w:rsid w:val="007E1A60"/>
    <w:rsid w:val="007E1BB0"/>
    <w:rsid w:val="007E222B"/>
    <w:rsid w:val="007E3FC5"/>
    <w:rsid w:val="007E44B4"/>
    <w:rsid w:val="007E4D3D"/>
    <w:rsid w:val="007E4D8F"/>
    <w:rsid w:val="007E5819"/>
    <w:rsid w:val="007E5D74"/>
    <w:rsid w:val="007E6AE3"/>
    <w:rsid w:val="007E6F18"/>
    <w:rsid w:val="007E7013"/>
    <w:rsid w:val="007E7354"/>
    <w:rsid w:val="007E76B0"/>
    <w:rsid w:val="007E78C1"/>
    <w:rsid w:val="007E7A58"/>
    <w:rsid w:val="007E7F1D"/>
    <w:rsid w:val="007E7FF9"/>
    <w:rsid w:val="007F0CEF"/>
    <w:rsid w:val="007F1CBF"/>
    <w:rsid w:val="007F240A"/>
    <w:rsid w:val="007F2F6E"/>
    <w:rsid w:val="007F3089"/>
    <w:rsid w:val="007F4C65"/>
    <w:rsid w:val="007F4FB9"/>
    <w:rsid w:val="007F667E"/>
    <w:rsid w:val="007F67A3"/>
    <w:rsid w:val="007F693D"/>
    <w:rsid w:val="007F72D3"/>
    <w:rsid w:val="007F7AD3"/>
    <w:rsid w:val="00800501"/>
    <w:rsid w:val="008009B5"/>
    <w:rsid w:val="00800FF7"/>
    <w:rsid w:val="0080113D"/>
    <w:rsid w:val="00801414"/>
    <w:rsid w:val="00801BD6"/>
    <w:rsid w:val="00802D42"/>
    <w:rsid w:val="008037BA"/>
    <w:rsid w:val="008038C7"/>
    <w:rsid w:val="00804292"/>
    <w:rsid w:val="00804BD0"/>
    <w:rsid w:val="00804C4D"/>
    <w:rsid w:val="008059AA"/>
    <w:rsid w:val="00806655"/>
    <w:rsid w:val="00806CE5"/>
    <w:rsid w:val="00806F47"/>
    <w:rsid w:val="00806F57"/>
    <w:rsid w:val="00807572"/>
    <w:rsid w:val="008076E1"/>
    <w:rsid w:val="00807D09"/>
    <w:rsid w:val="00807FE7"/>
    <w:rsid w:val="008126CB"/>
    <w:rsid w:val="0081280A"/>
    <w:rsid w:val="00812BE1"/>
    <w:rsid w:val="00813333"/>
    <w:rsid w:val="00814011"/>
    <w:rsid w:val="008148CC"/>
    <w:rsid w:val="00814D44"/>
    <w:rsid w:val="00815F76"/>
    <w:rsid w:val="00816E25"/>
    <w:rsid w:val="00816FAA"/>
    <w:rsid w:val="008175D9"/>
    <w:rsid w:val="008201F3"/>
    <w:rsid w:val="0082141D"/>
    <w:rsid w:val="00822AE6"/>
    <w:rsid w:val="008233AE"/>
    <w:rsid w:val="008239FB"/>
    <w:rsid w:val="00823E7A"/>
    <w:rsid w:val="00824C29"/>
    <w:rsid w:val="00825E4A"/>
    <w:rsid w:val="00826624"/>
    <w:rsid w:val="0082675D"/>
    <w:rsid w:val="00826A6F"/>
    <w:rsid w:val="00827388"/>
    <w:rsid w:val="00827483"/>
    <w:rsid w:val="008300CB"/>
    <w:rsid w:val="0083053E"/>
    <w:rsid w:val="0083091C"/>
    <w:rsid w:val="00830CA1"/>
    <w:rsid w:val="00832705"/>
    <w:rsid w:val="00832BCB"/>
    <w:rsid w:val="008339E9"/>
    <w:rsid w:val="0083446C"/>
    <w:rsid w:val="00834845"/>
    <w:rsid w:val="00835E3E"/>
    <w:rsid w:val="00836D1A"/>
    <w:rsid w:val="00836E3C"/>
    <w:rsid w:val="00837234"/>
    <w:rsid w:val="00837AB6"/>
    <w:rsid w:val="00837E78"/>
    <w:rsid w:val="00840EAB"/>
    <w:rsid w:val="0084170D"/>
    <w:rsid w:val="00841C69"/>
    <w:rsid w:val="00842007"/>
    <w:rsid w:val="0084256E"/>
    <w:rsid w:val="008426F2"/>
    <w:rsid w:val="00842916"/>
    <w:rsid w:val="00842F4F"/>
    <w:rsid w:val="00843453"/>
    <w:rsid w:val="00843BF4"/>
    <w:rsid w:val="008440A6"/>
    <w:rsid w:val="00845F2E"/>
    <w:rsid w:val="008474F4"/>
    <w:rsid w:val="0084753A"/>
    <w:rsid w:val="00847CA8"/>
    <w:rsid w:val="00851473"/>
    <w:rsid w:val="008514C9"/>
    <w:rsid w:val="00851DF1"/>
    <w:rsid w:val="00852323"/>
    <w:rsid w:val="00852F70"/>
    <w:rsid w:val="00853503"/>
    <w:rsid w:val="00853860"/>
    <w:rsid w:val="008542BC"/>
    <w:rsid w:val="00854BDA"/>
    <w:rsid w:val="00855B56"/>
    <w:rsid w:val="00855C98"/>
    <w:rsid w:val="00855DB0"/>
    <w:rsid w:val="00856169"/>
    <w:rsid w:val="00857008"/>
    <w:rsid w:val="00857345"/>
    <w:rsid w:val="008605F3"/>
    <w:rsid w:val="00860A65"/>
    <w:rsid w:val="00860E24"/>
    <w:rsid w:val="00860E99"/>
    <w:rsid w:val="008611E5"/>
    <w:rsid w:val="008612DF"/>
    <w:rsid w:val="00861478"/>
    <w:rsid w:val="00861577"/>
    <w:rsid w:val="008615E8"/>
    <w:rsid w:val="0086225F"/>
    <w:rsid w:val="00862B51"/>
    <w:rsid w:val="00862FC0"/>
    <w:rsid w:val="008638D0"/>
    <w:rsid w:val="00863EA8"/>
    <w:rsid w:val="008641D5"/>
    <w:rsid w:val="00864A20"/>
    <w:rsid w:val="0086527E"/>
    <w:rsid w:val="00865590"/>
    <w:rsid w:val="008655E2"/>
    <w:rsid w:val="00865D8E"/>
    <w:rsid w:val="0086609D"/>
    <w:rsid w:val="008663B0"/>
    <w:rsid w:val="00867562"/>
    <w:rsid w:val="00870997"/>
    <w:rsid w:val="00873FA5"/>
    <w:rsid w:val="008749AA"/>
    <w:rsid w:val="00874C63"/>
    <w:rsid w:val="00874FCE"/>
    <w:rsid w:val="00875511"/>
    <w:rsid w:val="00875580"/>
    <w:rsid w:val="0087644D"/>
    <w:rsid w:val="0087652C"/>
    <w:rsid w:val="0087681E"/>
    <w:rsid w:val="008768DB"/>
    <w:rsid w:val="00877300"/>
    <w:rsid w:val="00877377"/>
    <w:rsid w:val="00877B22"/>
    <w:rsid w:val="00880200"/>
    <w:rsid w:val="00880278"/>
    <w:rsid w:val="00880E27"/>
    <w:rsid w:val="00880EF0"/>
    <w:rsid w:val="00881A11"/>
    <w:rsid w:val="00881C25"/>
    <w:rsid w:val="00882278"/>
    <w:rsid w:val="008822BE"/>
    <w:rsid w:val="00883007"/>
    <w:rsid w:val="00884841"/>
    <w:rsid w:val="00884C7A"/>
    <w:rsid w:val="008852F0"/>
    <w:rsid w:val="008857FE"/>
    <w:rsid w:val="0089008C"/>
    <w:rsid w:val="008922E4"/>
    <w:rsid w:val="00892561"/>
    <w:rsid w:val="0089257A"/>
    <w:rsid w:val="008926E0"/>
    <w:rsid w:val="00892E56"/>
    <w:rsid w:val="0089331F"/>
    <w:rsid w:val="008934FB"/>
    <w:rsid w:val="008940FD"/>
    <w:rsid w:val="008946FD"/>
    <w:rsid w:val="00894A60"/>
    <w:rsid w:val="00894C8E"/>
    <w:rsid w:val="008951DD"/>
    <w:rsid w:val="00895313"/>
    <w:rsid w:val="00895491"/>
    <w:rsid w:val="00895A41"/>
    <w:rsid w:val="00895F60"/>
    <w:rsid w:val="008963F5"/>
    <w:rsid w:val="00896578"/>
    <w:rsid w:val="00896971"/>
    <w:rsid w:val="008973BE"/>
    <w:rsid w:val="008A09F9"/>
    <w:rsid w:val="008A0C25"/>
    <w:rsid w:val="008A2304"/>
    <w:rsid w:val="008A2BC5"/>
    <w:rsid w:val="008A33C8"/>
    <w:rsid w:val="008A4B88"/>
    <w:rsid w:val="008A5228"/>
    <w:rsid w:val="008A5277"/>
    <w:rsid w:val="008B01DE"/>
    <w:rsid w:val="008B0923"/>
    <w:rsid w:val="008B0C00"/>
    <w:rsid w:val="008B0D34"/>
    <w:rsid w:val="008B1007"/>
    <w:rsid w:val="008B1172"/>
    <w:rsid w:val="008B1364"/>
    <w:rsid w:val="008B1F4E"/>
    <w:rsid w:val="008B264C"/>
    <w:rsid w:val="008B281A"/>
    <w:rsid w:val="008B2CE6"/>
    <w:rsid w:val="008B2F90"/>
    <w:rsid w:val="008B3252"/>
    <w:rsid w:val="008B3710"/>
    <w:rsid w:val="008B3727"/>
    <w:rsid w:val="008B382D"/>
    <w:rsid w:val="008B385F"/>
    <w:rsid w:val="008B3D07"/>
    <w:rsid w:val="008B4B86"/>
    <w:rsid w:val="008B4BE7"/>
    <w:rsid w:val="008B4BED"/>
    <w:rsid w:val="008B5717"/>
    <w:rsid w:val="008B5A1F"/>
    <w:rsid w:val="008B5A7F"/>
    <w:rsid w:val="008B6223"/>
    <w:rsid w:val="008B63C3"/>
    <w:rsid w:val="008C025F"/>
    <w:rsid w:val="008C0798"/>
    <w:rsid w:val="008C0A70"/>
    <w:rsid w:val="008C0D8D"/>
    <w:rsid w:val="008C0E3F"/>
    <w:rsid w:val="008C14F8"/>
    <w:rsid w:val="008C2950"/>
    <w:rsid w:val="008C31B7"/>
    <w:rsid w:val="008C3576"/>
    <w:rsid w:val="008C38D4"/>
    <w:rsid w:val="008C3F31"/>
    <w:rsid w:val="008C3F37"/>
    <w:rsid w:val="008C40C0"/>
    <w:rsid w:val="008C4108"/>
    <w:rsid w:val="008C4C15"/>
    <w:rsid w:val="008C4DF1"/>
    <w:rsid w:val="008C5BBB"/>
    <w:rsid w:val="008C5FDA"/>
    <w:rsid w:val="008C61A6"/>
    <w:rsid w:val="008C6954"/>
    <w:rsid w:val="008C7DF5"/>
    <w:rsid w:val="008D00F7"/>
    <w:rsid w:val="008D1294"/>
    <w:rsid w:val="008D19DB"/>
    <w:rsid w:val="008D1D60"/>
    <w:rsid w:val="008D216A"/>
    <w:rsid w:val="008D2C0E"/>
    <w:rsid w:val="008D3B1B"/>
    <w:rsid w:val="008D4505"/>
    <w:rsid w:val="008D56D7"/>
    <w:rsid w:val="008D5FC7"/>
    <w:rsid w:val="008D6B75"/>
    <w:rsid w:val="008D753A"/>
    <w:rsid w:val="008D787B"/>
    <w:rsid w:val="008E007A"/>
    <w:rsid w:val="008E0687"/>
    <w:rsid w:val="008E0C6A"/>
    <w:rsid w:val="008E0D0E"/>
    <w:rsid w:val="008E0DEC"/>
    <w:rsid w:val="008E1B99"/>
    <w:rsid w:val="008E1CE1"/>
    <w:rsid w:val="008E209E"/>
    <w:rsid w:val="008E2633"/>
    <w:rsid w:val="008E27E0"/>
    <w:rsid w:val="008E2808"/>
    <w:rsid w:val="008E3106"/>
    <w:rsid w:val="008E3754"/>
    <w:rsid w:val="008E39F4"/>
    <w:rsid w:val="008E46F9"/>
    <w:rsid w:val="008E46FE"/>
    <w:rsid w:val="008E48F7"/>
    <w:rsid w:val="008E520F"/>
    <w:rsid w:val="008E60C6"/>
    <w:rsid w:val="008E629B"/>
    <w:rsid w:val="008E759F"/>
    <w:rsid w:val="008F0758"/>
    <w:rsid w:val="008F1699"/>
    <w:rsid w:val="008F1F16"/>
    <w:rsid w:val="008F286B"/>
    <w:rsid w:val="008F294B"/>
    <w:rsid w:val="008F2A31"/>
    <w:rsid w:val="008F2D4D"/>
    <w:rsid w:val="008F4734"/>
    <w:rsid w:val="008F55A8"/>
    <w:rsid w:val="008F5E92"/>
    <w:rsid w:val="008F6E0B"/>
    <w:rsid w:val="008F7394"/>
    <w:rsid w:val="008F78A2"/>
    <w:rsid w:val="008F7E0C"/>
    <w:rsid w:val="00900122"/>
    <w:rsid w:val="0090053C"/>
    <w:rsid w:val="00900630"/>
    <w:rsid w:val="009012CA"/>
    <w:rsid w:val="00901469"/>
    <w:rsid w:val="0090251C"/>
    <w:rsid w:val="0090266A"/>
    <w:rsid w:val="009036D8"/>
    <w:rsid w:val="00903E19"/>
    <w:rsid w:val="009047F6"/>
    <w:rsid w:val="009067D4"/>
    <w:rsid w:val="00906D72"/>
    <w:rsid w:val="00906FDB"/>
    <w:rsid w:val="0090765B"/>
    <w:rsid w:val="009079C0"/>
    <w:rsid w:val="009108E2"/>
    <w:rsid w:val="00910A32"/>
    <w:rsid w:val="00911097"/>
    <w:rsid w:val="009115F8"/>
    <w:rsid w:val="00911C84"/>
    <w:rsid w:val="00911D18"/>
    <w:rsid w:val="00913098"/>
    <w:rsid w:val="00913660"/>
    <w:rsid w:val="0091389E"/>
    <w:rsid w:val="00913EBA"/>
    <w:rsid w:val="0091636B"/>
    <w:rsid w:val="00916899"/>
    <w:rsid w:val="009169AC"/>
    <w:rsid w:val="009174CA"/>
    <w:rsid w:val="009209A7"/>
    <w:rsid w:val="009213E6"/>
    <w:rsid w:val="00921536"/>
    <w:rsid w:val="00921B2B"/>
    <w:rsid w:val="009232E9"/>
    <w:rsid w:val="00924CFB"/>
    <w:rsid w:val="00924DD1"/>
    <w:rsid w:val="00924F3A"/>
    <w:rsid w:val="0092563D"/>
    <w:rsid w:val="00925D55"/>
    <w:rsid w:val="00925DD7"/>
    <w:rsid w:val="00926752"/>
    <w:rsid w:val="009270C9"/>
    <w:rsid w:val="00927A40"/>
    <w:rsid w:val="00927B8F"/>
    <w:rsid w:val="00930218"/>
    <w:rsid w:val="009308EE"/>
    <w:rsid w:val="009316AF"/>
    <w:rsid w:val="00931890"/>
    <w:rsid w:val="00931935"/>
    <w:rsid w:val="009326AE"/>
    <w:rsid w:val="00933E80"/>
    <w:rsid w:val="00933F81"/>
    <w:rsid w:val="00935F63"/>
    <w:rsid w:val="00936250"/>
    <w:rsid w:val="009366AB"/>
    <w:rsid w:val="00936918"/>
    <w:rsid w:val="00936FAE"/>
    <w:rsid w:val="00937015"/>
    <w:rsid w:val="00937970"/>
    <w:rsid w:val="00937FCD"/>
    <w:rsid w:val="00937FED"/>
    <w:rsid w:val="00940B63"/>
    <w:rsid w:val="00941152"/>
    <w:rsid w:val="009421BA"/>
    <w:rsid w:val="009423DE"/>
    <w:rsid w:val="00943088"/>
    <w:rsid w:val="00943BFC"/>
    <w:rsid w:val="00944653"/>
    <w:rsid w:val="00945115"/>
    <w:rsid w:val="009464EE"/>
    <w:rsid w:val="009466CA"/>
    <w:rsid w:val="00947069"/>
    <w:rsid w:val="0094739C"/>
    <w:rsid w:val="0094745F"/>
    <w:rsid w:val="00947FFE"/>
    <w:rsid w:val="009507B0"/>
    <w:rsid w:val="00950819"/>
    <w:rsid w:val="00950991"/>
    <w:rsid w:val="00950DF9"/>
    <w:rsid w:val="00951297"/>
    <w:rsid w:val="00951FDA"/>
    <w:rsid w:val="00952CC3"/>
    <w:rsid w:val="00953481"/>
    <w:rsid w:val="00953AB9"/>
    <w:rsid w:val="00954031"/>
    <w:rsid w:val="00955FDA"/>
    <w:rsid w:val="0095650C"/>
    <w:rsid w:val="00956A2A"/>
    <w:rsid w:val="009574C3"/>
    <w:rsid w:val="009578C1"/>
    <w:rsid w:val="0096016B"/>
    <w:rsid w:val="00960220"/>
    <w:rsid w:val="00960B5F"/>
    <w:rsid w:val="00960F74"/>
    <w:rsid w:val="009610EF"/>
    <w:rsid w:val="0096155C"/>
    <w:rsid w:val="00961B9E"/>
    <w:rsid w:val="00961BB5"/>
    <w:rsid w:val="009623D6"/>
    <w:rsid w:val="00963282"/>
    <w:rsid w:val="00964B86"/>
    <w:rsid w:val="0096508D"/>
    <w:rsid w:val="00966150"/>
    <w:rsid w:val="00966B20"/>
    <w:rsid w:val="009677C8"/>
    <w:rsid w:val="00970590"/>
    <w:rsid w:val="00970AE5"/>
    <w:rsid w:val="00971968"/>
    <w:rsid w:val="00973580"/>
    <w:rsid w:val="00973A13"/>
    <w:rsid w:val="009743A8"/>
    <w:rsid w:val="009746F1"/>
    <w:rsid w:val="00974795"/>
    <w:rsid w:val="009753BF"/>
    <w:rsid w:val="00975CFC"/>
    <w:rsid w:val="0097648A"/>
    <w:rsid w:val="009764D7"/>
    <w:rsid w:val="009764D9"/>
    <w:rsid w:val="00976617"/>
    <w:rsid w:val="00976CD6"/>
    <w:rsid w:val="00976E13"/>
    <w:rsid w:val="009772E5"/>
    <w:rsid w:val="00977312"/>
    <w:rsid w:val="0097759E"/>
    <w:rsid w:val="00977C26"/>
    <w:rsid w:val="0098075E"/>
    <w:rsid w:val="009817A0"/>
    <w:rsid w:val="009817EE"/>
    <w:rsid w:val="00981A6C"/>
    <w:rsid w:val="00981CD3"/>
    <w:rsid w:val="009821FA"/>
    <w:rsid w:val="009829DF"/>
    <w:rsid w:val="00982DA7"/>
    <w:rsid w:val="00982E04"/>
    <w:rsid w:val="00983B24"/>
    <w:rsid w:val="00983F16"/>
    <w:rsid w:val="009840F2"/>
    <w:rsid w:val="00984D51"/>
    <w:rsid w:val="00985AE9"/>
    <w:rsid w:val="00985D80"/>
    <w:rsid w:val="00987D16"/>
    <w:rsid w:val="00987E35"/>
    <w:rsid w:val="009900C7"/>
    <w:rsid w:val="009901AE"/>
    <w:rsid w:val="00990CBA"/>
    <w:rsid w:val="009918D3"/>
    <w:rsid w:val="00991D99"/>
    <w:rsid w:val="00991FE7"/>
    <w:rsid w:val="00992423"/>
    <w:rsid w:val="00992EE0"/>
    <w:rsid w:val="009935E1"/>
    <w:rsid w:val="009939F9"/>
    <w:rsid w:val="00994213"/>
    <w:rsid w:val="0099446D"/>
    <w:rsid w:val="00995199"/>
    <w:rsid w:val="0099555E"/>
    <w:rsid w:val="00995637"/>
    <w:rsid w:val="00995A85"/>
    <w:rsid w:val="00996361"/>
    <w:rsid w:val="00996C8D"/>
    <w:rsid w:val="00996F08"/>
    <w:rsid w:val="009978ED"/>
    <w:rsid w:val="00997AEA"/>
    <w:rsid w:val="00997B98"/>
    <w:rsid w:val="00997E1B"/>
    <w:rsid w:val="009A11E8"/>
    <w:rsid w:val="009A155C"/>
    <w:rsid w:val="009A1A14"/>
    <w:rsid w:val="009A1B33"/>
    <w:rsid w:val="009A2482"/>
    <w:rsid w:val="009A46C1"/>
    <w:rsid w:val="009A4A57"/>
    <w:rsid w:val="009A5CD4"/>
    <w:rsid w:val="009A5CEB"/>
    <w:rsid w:val="009A60DB"/>
    <w:rsid w:val="009A6685"/>
    <w:rsid w:val="009A691A"/>
    <w:rsid w:val="009A6F7F"/>
    <w:rsid w:val="009B0B22"/>
    <w:rsid w:val="009B1A87"/>
    <w:rsid w:val="009B282A"/>
    <w:rsid w:val="009B2CDA"/>
    <w:rsid w:val="009B4674"/>
    <w:rsid w:val="009B4C76"/>
    <w:rsid w:val="009B5050"/>
    <w:rsid w:val="009B568A"/>
    <w:rsid w:val="009B5AA8"/>
    <w:rsid w:val="009B5EA1"/>
    <w:rsid w:val="009B62FD"/>
    <w:rsid w:val="009B6695"/>
    <w:rsid w:val="009B6E1F"/>
    <w:rsid w:val="009B73AD"/>
    <w:rsid w:val="009B7CB2"/>
    <w:rsid w:val="009B7E05"/>
    <w:rsid w:val="009B7E75"/>
    <w:rsid w:val="009C005C"/>
    <w:rsid w:val="009C060D"/>
    <w:rsid w:val="009C08E0"/>
    <w:rsid w:val="009C0D60"/>
    <w:rsid w:val="009C1A8A"/>
    <w:rsid w:val="009C1E32"/>
    <w:rsid w:val="009C1E88"/>
    <w:rsid w:val="009C2108"/>
    <w:rsid w:val="009C259B"/>
    <w:rsid w:val="009C2894"/>
    <w:rsid w:val="009C2E52"/>
    <w:rsid w:val="009C306C"/>
    <w:rsid w:val="009C3453"/>
    <w:rsid w:val="009C346B"/>
    <w:rsid w:val="009C39E7"/>
    <w:rsid w:val="009C4C77"/>
    <w:rsid w:val="009C537E"/>
    <w:rsid w:val="009C53D0"/>
    <w:rsid w:val="009C691D"/>
    <w:rsid w:val="009C696A"/>
    <w:rsid w:val="009C6F7A"/>
    <w:rsid w:val="009D0714"/>
    <w:rsid w:val="009D1E9F"/>
    <w:rsid w:val="009D2147"/>
    <w:rsid w:val="009D23D9"/>
    <w:rsid w:val="009D2476"/>
    <w:rsid w:val="009D2C90"/>
    <w:rsid w:val="009D3550"/>
    <w:rsid w:val="009D367A"/>
    <w:rsid w:val="009D39CE"/>
    <w:rsid w:val="009D3FBA"/>
    <w:rsid w:val="009D49AA"/>
    <w:rsid w:val="009D4F50"/>
    <w:rsid w:val="009D5D9F"/>
    <w:rsid w:val="009D5F8C"/>
    <w:rsid w:val="009D6126"/>
    <w:rsid w:val="009D6666"/>
    <w:rsid w:val="009D6738"/>
    <w:rsid w:val="009D6D2B"/>
    <w:rsid w:val="009E13D3"/>
    <w:rsid w:val="009E1669"/>
    <w:rsid w:val="009E2513"/>
    <w:rsid w:val="009E291E"/>
    <w:rsid w:val="009E4C21"/>
    <w:rsid w:val="009E5066"/>
    <w:rsid w:val="009E5F70"/>
    <w:rsid w:val="009E7108"/>
    <w:rsid w:val="009E794A"/>
    <w:rsid w:val="009E7A72"/>
    <w:rsid w:val="009E7CF3"/>
    <w:rsid w:val="009F0FBB"/>
    <w:rsid w:val="009F14F8"/>
    <w:rsid w:val="009F150F"/>
    <w:rsid w:val="009F2315"/>
    <w:rsid w:val="009F25B8"/>
    <w:rsid w:val="009F411F"/>
    <w:rsid w:val="009F44C8"/>
    <w:rsid w:val="009F4CA5"/>
    <w:rsid w:val="009F579E"/>
    <w:rsid w:val="009F57EE"/>
    <w:rsid w:val="009F5EE8"/>
    <w:rsid w:val="009F64E2"/>
    <w:rsid w:val="009F69AC"/>
    <w:rsid w:val="009F6B16"/>
    <w:rsid w:val="009F6FD5"/>
    <w:rsid w:val="009F7BC6"/>
    <w:rsid w:val="00A00029"/>
    <w:rsid w:val="00A00831"/>
    <w:rsid w:val="00A00AA8"/>
    <w:rsid w:val="00A00D8D"/>
    <w:rsid w:val="00A01E90"/>
    <w:rsid w:val="00A027AE"/>
    <w:rsid w:val="00A03977"/>
    <w:rsid w:val="00A0454F"/>
    <w:rsid w:val="00A0559F"/>
    <w:rsid w:val="00A055E2"/>
    <w:rsid w:val="00A05B4B"/>
    <w:rsid w:val="00A0613F"/>
    <w:rsid w:val="00A066A2"/>
    <w:rsid w:val="00A068DB"/>
    <w:rsid w:val="00A06B45"/>
    <w:rsid w:val="00A07BC3"/>
    <w:rsid w:val="00A07D05"/>
    <w:rsid w:val="00A10683"/>
    <w:rsid w:val="00A109DD"/>
    <w:rsid w:val="00A10D06"/>
    <w:rsid w:val="00A11CC0"/>
    <w:rsid w:val="00A11DF1"/>
    <w:rsid w:val="00A1273F"/>
    <w:rsid w:val="00A13028"/>
    <w:rsid w:val="00A1370B"/>
    <w:rsid w:val="00A1595E"/>
    <w:rsid w:val="00A15DDA"/>
    <w:rsid w:val="00A16210"/>
    <w:rsid w:val="00A164BB"/>
    <w:rsid w:val="00A16A8F"/>
    <w:rsid w:val="00A203C0"/>
    <w:rsid w:val="00A21F7F"/>
    <w:rsid w:val="00A22D24"/>
    <w:rsid w:val="00A23141"/>
    <w:rsid w:val="00A238CE"/>
    <w:rsid w:val="00A24D06"/>
    <w:rsid w:val="00A24E71"/>
    <w:rsid w:val="00A25678"/>
    <w:rsid w:val="00A2608B"/>
    <w:rsid w:val="00A26285"/>
    <w:rsid w:val="00A265BF"/>
    <w:rsid w:val="00A27294"/>
    <w:rsid w:val="00A27C94"/>
    <w:rsid w:val="00A27D3A"/>
    <w:rsid w:val="00A27F31"/>
    <w:rsid w:val="00A3033A"/>
    <w:rsid w:val="00A30C7D"/>
    <w:rsid w:val="00A30E35"/>
    <w:rsid w:val="00A3105D"/>
    <w:rsid w:val="00A3170C"/>
    <w:rsid w:val="00A3176A"/>
    <w:rsid w:val="00A31C95"/>
    <w:rsid w:val="00A32400"/>
    <w:rsid w:val="00A3250F"/>
    <w:rsid w:val="00A32C9A"/>
    <w:rsid w:val="00A32E85"/>
    <w:rsid w:val="00A33CF5"/>
    <w:rsid w:val="00A3477C"/>
    <w:rsid w:val="00A36627"/>
    <w:rsid w:val="00A37EB7"/>
    <w:rsid w:val="00A40A92"/>
    <w:rsid w:val="00A40AE5"/>
    <w:rsid w:val="00A412C4"/>
    <w:rsid w:val="00A41B2E"/>
    <w:rsid w:val="00A42D59"/>
    <w:rsid w:val="00A4323F"/>
    <w:rsid w:val="00A436F1"/>
    <w:rsid w:val="00A43CA4"/>
    <w:rsid w:val="00A43D38"/>
    <w:rsid w:val="00A44953"/>
    <w:rsid w:val="00A44C9A"/>
    <w:rsid w:val="00A4588D"/>
    <w:rsid w:val="00A45CEC"/>
    <w:rsid w:val="00A45E3E"/>
    <w:rsid w:val="00A46821"/>
    <w:rsid w:val="00A46C4B"/>
    <w:rsid w:val="00A46FAD"/>
    <w:rsid w:val="00A47687"/>
    <w:rsid w:val="00A47F7F"/>
    <w:rsid w:val="00A50489"/>
    <w:rsid w:val="00A50B74"/>
    <w:rsid w:val="00A50D10"/>
    <w:rsid w:val="00A50E8C"/>
    <w:rsid w:val="00A511DB"/>
    <w:rsid w:val="00A517B3"/>
    <w:rsid w:val="00A52070"/>
    <w:rsid w:val="00A52536"/>
    <w:rsid w:val="00A53981"/>
    <w:rsid w:val="00A53C34"/>
    <w:rsid w:val="00A53E22"/>
    <w:rsid w:val="00A54E3F"/>
    <w:rsid w:val="00A57359"/>
    <w:rsid w:val="00A57554"/>
    <w:rsid w:val="00A57B78"/>
    <w:rsid w:val="00A60106"/>
    <w:rsid w:val="00A601F4"/>
    <w:rsid w:val="00A60559"/>
    <w:rsid w:val="00A60DA4"/>
    <w:rsid w:val="00A60E77"/>
    <w:rsid w:val="00A621A0"/>
    <w:rsid w:val="00A622E1"/>
    <w:rsid w:val="00A62CBC"/>
    <w:rsid w:val="00A63EC8"/>
    <w:rsid w:val="00A648FA"/>
    <w:rsid w:val="00A649D7"/>
    <w:rsid w:val="00A653A7"/>
    <w:rsid w:val="00A6578B"/>
    <w:rsid w:val="00A663E8"/>
    <w:rsid w:val="00A66421"/>
    <w:rsid w:val="00A66BFC"/>
    <w:rsid w:val="00A66C1F"/>
    <w:rsid w:val="00A67766"/>
    <w:rsid w:val="00A67A13"/>
    <w:rsid w:val="00A70763"/>
    <w:rsid w:val="00A71F01"/>
    <w:rsid w:val="00A72149"/>
    <w:rsid w:val="00A7253B"/>
    <w:rsid w:val="00A73412"/>
    <w:rsid w:val="00A7372F"/>
    <w:rsid w:val="00A73A2B"/>
    <w:rsid w:val="00A73CC9"/>
    <w:rsid w:val="00A759B2"/>
    <w:rsid w:val="00A759EC"/>
    <w:rsid w:val="00A76483"/>
    <w:rsid w:val="00A76A03"/>
    <w:rsid w:val="00A76EAA"/>
    <w:rsid w:val="00A7710F"/>
    <w:rsid w:val="00A81456"/>
    <w:rsid w:val="00A81EAD"/>
    <w:rsid w:val="00A81F00"/>
    <w:rsid w:val="00A82422"/>
    <w:rsid w:val="00A828CE"/>
    <w:rsid w:val="00A82A83"/>
    <w:rsid w:val="00A83A60"/>
    <w:rsid w:val="00A83A86"/>
    <w:rsid w:val="00A85208"/>
    <w:rsid w:val="00A86BAC"/>
    <w:rsid w:val="00A86EE0"/>
    <w:rsid w:val="00A8768D"/>
    <w:rsid w:val="00A910CF"/>
    <w:rsid w:val="00A918E6"/>
    <w:rsid w:val="00A91D48"/>
    <w:rsid w:val="00A91D7C"/>
    <w:rsid w:val="00A92B76"/>
    <w:rsid w:val="00A9393A"/>
    <w:rsid w:val="00A93AE3"/>
    <w:rsid w:val="00A93B97"/>
    <w:rsid w:val="00A93F24"/>
    <w:rsid w:val="00A94877"/>
    <w:rsid w:val="00A94EFD"/>
    <w:rsid w:val="00A95926"/>
    <w:rsid w:val="00A959BB"/>
    <w:rsid w:val="00A95D36"/>
    <w:rsid w:val="00A96003"/>
    <w:rsid w:val="00A96288"/>
    <w:rsid w:val="00A967E6"/>
    <w:rsid w:val="00A978CC"/>
    <w:rsid w:val="00A9793F"/>
    <w:rsid w:val="00AA04E5"/>
    <w:rsid w:val="00AA1455"/>
    <w:rsid w:val="00AA1C67"/>
    <w:rsid w:val="00AA1DDA"/>
    <w:rsid w:val="00AA2476"/>
    <w:rsid w:val="00AA30C2"/>
    <w:rsid w:val="00AA3887"/>
    <w:rsid w:val="00AA427D"/>
    <w:rsid w:val="00AA4522"/>
    <w:rsid w:val="00AA4580"/>
    <w:rsid w:val="00AA4B03"/>
    <w:rsid w:val="00AA5184"/>
    <w:rsid w:val="00AA52F3"/>
    <w:rsid w:val="00AA5BF0"/>
    <w:rsid w:val="00AA5FDE"/>
    <w:rsid w:val="00AA7076"/>
    <w:rsid w:val="00AB0051"/>
    <w:rsid w:val="00AB0110"/>
    <w:rsid w:val="00AB0BCE"/>
    <w:rsid w:val="00AB0BEC"/>
    <w:rsid w:val="00AB0F87"/>
    <w:rsid w:val="00AB153D"/>
    <w:rsid w:val="00AB1ACF"/>
    <w:rsid w:val="00AB4A57"/>
    <w:rsid w:val="00AB4FEA"/>
    <w:rsid w:val="00AB55DF"/>
    <w:rsid w:val="00AB5ADC"/>
    <w:rsid w:val="00AB5D9F"/>
    <w:rsid w:val="00AB5F4A"/>
    <w:rsid w:val="00AB6FD0"/>
    <w:rsid w:val="00AB7A9E"/>
    <w:rsid w:val="00AC0149"/>
    <w:rsid w:val="00AC064F"/>
    <w:rsid w:val="00AC09BB"/>
    <w:rsid w:val="00AC0FB1"/>
    <w:rsid w:val="00AC2227"/>
    <w:rsid w:val="00AC269F"/>
    <w:rsid w:val="00AC2CA0"/>
    <w:rsid w:val="00AC4157"/>
    <w:rsid w:val="00AC4E89"/>
    <w:rsid w:val="00AC4FC7"/>
    <w:rsid w:val="00AC5063"/>
    <w:rsid w:val="00AC5271"/>
    <w:rsid w:val="00AC5FFB"/>
    <w:rsid w:val="00AC618C"/>
    <w:rsid w:val="00AC6E91"/>
    <w:rsid w:val="00AC7654"/>
    <w:rsid w:val="00AC7FC2"/>
    <w:rsid w:val="00AD01DD"/>
    <w:rsid w:val="00AD1744"/>
    <w:rsid w:val="00AD1A99"/>
    <w:rsid w:val="00AD1F63"/>
    <w:rsid w:val="00AD2148"/>
    <w:rsid w:val="00AD2318"/>
    <w:rsid w:val="00AD3244"/>
    <w:rsid w:val="00AD40F1"/>
    <w:rsid w:val="00AD46AC"/>
    <w:rsid w:val="00AD4F16"/>
    <w:rsid w:val="00AD5116"/>
    <w:rsid w:val="00AD5E31"/>
    <w:rsid w:val="00AD694C"/>
    <w:rsid w:val="00AD7073"/>
    <w:rsid w:val="00AD7120"/>
    <w:rsid w:val="00AD74A2"/>
    <w:rsid w:val="00AD7CA0"/>
    <w:rsid w:val="00AE00E7"/>
    <w:rsid w:val="00AE08F7"/>
    <w:rsid w:val="00AE18A7"/>
    <w:rsid w:val="00AE1EAF"/>
    <w:rsid w:val="00AE1EC6"/>
    <w:rsid w:val="00AE330C"/>
    <w:rsid w:val="00AE3D3D"/>
    <w:rsid w:val="00AE4E87"/>
    <w:rsid w:val="00AE5245"/>
    <w:rsid w:val="00AE6344"/>
    <w:rsid w:val="00AE6A47"/>
    <w:rsid w:val="00AE7850"/>
    <w:rsid w:val="00AF0548"/>
    <w:rsid w:val="00AF0F04"/>
    <w:rsid w:val="00AF1683"/>
    <w:rsid w:val="00AF22A5"/>
    <w:rsid w:val="00AF2386"/>
    <w:rsid w:val="00AF26CB"/>
    <w:rsid w:val="00AF3309"/>
    <w:rsid w:val="00AF3D0F"/>
    <w:rsid w:val="00AF3F5E"/>
    <w:rsid w:val="00AF4397"/>
    <w:rsid w:val="00AF5B9F"/>
    <w:rsid w:val="00AF602C"/>
    <w:rsid w:val="00AF67F2"/>
    <w:rsid w:val="00AF6B6A"/>
    <w:rsid w:val="00AF6CAF"/>
    <w:rsid w:val="00AF6EDB"/>
    <w:rsid w:val="00AF74A3"/>
    <w:rsid w:val="00B007E2"/>
    <w:rsid w:val="00B00864"/>
    <w:rsid w:val="00B00F1B"/>
    <w:rsid w:val="00B02BD9"/>
    <w:rsid w:val="00B02C6A"/>
    <w:rsid w:val="00B038E7"/>
    <w:rsid w:val="00B05510"/>
    <w:rsid w:val="00B0659A"/>
    <w:rsid w:val="00B07293"/>
    <w:rsid w:val="00B1055E"/>
    <w:rsid w:val="00B10560"/>
    <w:rsid w:val="00B11B10"/>
    <w:rsid w:val="00B11D3A"/>
    <w:rsid w:val="00B120A8"/>
    <w:rsid w:val="00B12D84"/>
    <w:rsid w:val="00B1339F"/>
    <w:rsid w:val="00B1359B"/>
    <w:rsid w:val="00B1376B"/>
    <w:rsid w:val="00B139F8"/>
    <w:rsid w:val="00B14015"/>
    <w:rsid w:val="00B1415C"/>
    <w:rsid w:val="00B15CB7"/>
    <w:rsid w:val="00B16586"/>
    <w:rsid w:val="00B17328"/>
    <w:rsid w:val="00B17982"/>
    <w:rsid w:val="00B20392"/>
    <w:rsid w:val="00B205CD"/>
    <w:rsid w:val="00B20A52"/>
    <w:rsid w:val="00B20AA2"/>
    <w:rsid w:val="00B22433"/>
    <w:rsid w:val="00B22ABC"/>
    <w:rsid w:val="00B23480"/>
    <w:rsid w:val="00B23A5A"/>
    <w:rsid w:val="00B23AD9"/>
    <w:rsid w:val="00B23D73"/>
    <w:rsid w:val="00B2521B"/>
    <w:rsid w:val="00B2524C"/>
    <w:rsid w:val="00B252B4"/>
    <w:rsid w:val="00B25BB2"/>
    <w:rsid w:val="00B264A3"/>
    <w:rsid w:val="00B26686"/>
    <w:rsid w:val="00B26CAC"/>
    <w:rsid w:val="00B26E71"/>
    <w:rsid w:val="00B276D7"/>
    <w:rsid w:val="00B27CCB"/>
    <w:rsid w:val="00B30256"/>
    <w:rsid w:val="00B304C7"/>
    <w:rsid w:val="00B30B17"/>
    <w:rsid w:val="00B30FB8"/>
    <w:rsid w:val="00B312C7"/>
    <w:rsid w:val="00B3167F"/>
    <w:rsid w:val="00B31E03"/>
    <w:rsid w:val="00B32100"/>
    <w:rsid w:val="00B32646"/>
    <w:rsid w:val="00B32AB3"/>
    <w:rsid w:val="00B33053"/>
    <w:rsid w:val="00B330EC"/>
    <w:rsid w:val="00B339D4"/>
    <w:rsid w:val="00B34A89"/>
    <w:rsid w:val="00B34F44"/>
    <w:rsid w:val="00B36CBD"/>
    <w:rsid w:val="00B36D17"/>
    <w:rsid w:val="00B371AC"/>
    <w:rsid w:val="00B37264"/>
    <w:rsid w:val="00B37370"/>
    <w:rsid w:val="00B37800"/>
    <w:rsid w:val="00B379AC"/>
    <w:rsid w:val="00B37F59"/>
    <w:rsid w:val="00B41555"/>
    <w:rsid w:val="00B436E2"/>
    <w:rsid w:val="00B43CD1"/>
    <w:rsid w:val="00B45090"/>
    <w:rsid w:val="00B455F4"/>
    <w:rsid w:val="00B4563C"/>
    <w:rsid w:val="00B46084"/>
    <w:rsid w:val="00B463AC"/>
    <w:rsid w:val="00B4647A"/>
    <w:rsid w:val="00B469D3"/>
    <w:rsid w:val="00B472E8"/>
    <w:rsid w:val="00B47AF8"/>
    <w:rsid w:val="00B50B6A"/>
    <w:rsid w:val="00B50B9E"/>
    <w:rsid w:val="00B51E45"/>
    <w:rsid w:val="00B5209C"/>
    <w:rsid w:val="00B52568"/>
    <w:rsid w:val="00B52EC0"/>
    <w:rsid w:val="00B53280"/>
    <w:rsid w:val="00B53C2C"/>
    <w:rsid w:val="00B53DE5"/>
    <w:rsid w:val="00B54081"/>
    <w:rsid w:val="00B54236"/>
    <w:rsid w:val="00B54888"/>
    <w:rsid w:val="00B55E06"/>
    <w:rsid w:val="00B5666A"/>
    <w:rsid w:val="00B5747D"/>
    <w:rsid w:val="00B6024C"/>
    <w:rsid w:val="00B6107B"/>
    <w:rsid w:val="00B61185"/>
    <w:rsid w:val="00B61F15"/>
    <w:rsid w:val="00B62244"/>
    <w:rsid w:val="00B63159"/>
    <w:rsid w:val="00B63776"/>
    <w:rsid w:val="00B63821"/>
    <w:rsid w:val="00B641B2"/>
    <w:rsid w:val="00B64396"/>
    <w:rsid w:val="00B6451D"/>
    <w:rsid w:val="00B6499E"/>
    <w:rsid w:val="00B654C9"/>
    <w:rsid w:val="00B659B9"/>
    <w:rsid w:val="00B66669"/>
    <w:rsid w:val="00B672A5"/>
    <w:rsid w:val="00B67604"/>
    <w:rsid w:val="00B67834"/>
    <w:rsid w:val="00B70684"/>
    <w:rsid w:val="00B710AC"/>
    <w:rsid w:val="00B71ED3"/>
    <w:rsid w:val="00B7237A"/>
    <w:rsid w:val="00B72601"/>
    <w:rsid w:val="00B72631"/>
    <w:rsid w:val="00B72CD8"/>
    <w:rsid w:val="00B72FFF"/>
    <w:rsid w:val="00B73E2D"/>
    <w:rsid w:val="00B73FCD"/>
    <w:rsid w:val="00B75C33"/>
    <w:rsid w:val="00B760C5"/>
    <w:rsid w:val="00B77899"/>
    <w:rsid w:val="00B77DA2"/>
    <w:rsid w:val="00B80011"/>
    <w:rsid w:val="00B80290"/>
    <w:rsid w:val="00B81F0F"/>
    <w:rsid w:val="00B81F70"/>
    <w:rsid w:val="00B827EB"/>
    <w:rsid w:val="00B82886"/>
    <w:rsid w:val="00B82AD1"/>
    <w:rsid w:val="00B83480"/>
    <w:rsid w:val="00B83975"/>
    <w:rsid w:val="00B84CCA"/>
    <w:rsid w:val="00B8504C"/>
    <w:rsid w:val="00B856A2"/>
    <w:rsid w:val="00B8712E"/>
    <w:rsid w:val="00B876CB"/>
    <w:rsid w:val="00B906C1"/>
    <w:rsid w:val="00B90AF6"/>
    <w:rsid w:val="00B92402"/>
    <w:rsid w:val="00B93175"/>
    <w:rsid w:val="00B93AAD"/>
    <w:rsid w:val="00B94A68"/>
    <w:rsid w:val="00B94EC1"/>
    <w:rsid w:val="00B951BE"/>
    <w:rsid w:val="00B9552D"/>
    <w:rsid w:val="00B97503"/>
    <w:rsid w:val="00BA02B4"/>
    <w:rsid w:val="00BA03F1"/>
    <w:rsid w:val="00BA060A"/>
    <w:rsid w:val="00BA09A2"/>
    <w:rsid w:val="00BA0C9C"/>
    <w:rsid w:val="00BA10E6"/>
    <w:rsid w:val="00BA147C"/>
    <w:rsid w:val="00BA2452"/>
    <w:rsid w:val="00BA2AB0"/>
    <w:rsid w:val="00BA2D9C"/>
    <w:rsid w:val="00BA4A3D"/>
    <w:rsid w:val="00BA5294"/>
    <w:rsid w:val="00BA53C6"/>
    <w:rsid w:val="00BA61F1"/>
    <w:rsid w:val="00BA66C3"/>
    <w:rsid w:val="00BA713E"/>
    <w:rsid w:val="00BB0347"/>
    <w:rsid w:val="00BB09CB"/>
    <w:rsid w:val="00BB09E2"/>
    <w:rsid w:val="00BB0A28"/>
    <w:rsid w:val="00BB0B67"/>
    <w:rsid w:val="00BB1996"/>
    <w:rsid w:val="00BB19BC"/>
    <w:rsid w:val="00BB1A1B"/>
    <w:rsid w:val="00BB20ED"/>
    <w:rsid w:val="00BB26E2"/>
    <w:rsid w:val="00BB2AC5"/>
    <w:rsid w:val="00BB3036"/>
    <w:rsid w:val="00BB3AC8"/>
    <w:rsid w:val="00BB4154"/>
    <w:rsid w:val="00BB52E9"/>
    <w:rsid w:val="00BB60A1"/>
    <w:rsid w:val="00BB6545"/>
    <w:rsid w:val="00BB66A6"/>
    <w:rsid w:val="00BB78ED"/>
    <w:rsid w:val="00BB7A14"/>
    <w:rsid w:val="00BB7F9D"/>
    <w:rsid w:val="00BC0003"/>
    <w:rsid w:val="00BC0DB7"/>
    <w:rsid w:val="00BC0DF6"/>
    <w:rsid w:val="00BC1E8B"/>
    <w:rsid w:val="00BC5538"/>
    <w:rsid w:val="00BC5BEE"/>
    <w:rsid w:val="00BC6050"/>
    <w:rsid w:val="00BC6208"/>
    <w:rsid w:val="00BC7660"/>
    <w:rsid w:val="00BC7DB1"/>
    <w:rsid w:val="00BC7EFE"/>
    <w:rsid w:val="00BD067E"/>
    <w:rsid w:val="00BD0927"/>
    <w:rsid w:val="00BD0C5A"/>
    <w:rsid w:val="00BD0FF1"/>
    <w:rsid w:val="00BD1089"/>
    <w:rsid w:val="00BD1FE5"/>
    <w:rsid w:val="00BD2174"/>
    <w:rsid w:val="00BD3C9C"/>
    <w:rsid w:val="00BD3F09"/>
    <w:rsid w:val="00BD3F33"/>
    <w:rsid w:val="00BD456E"/>
    <w:rsid w:val="00BD5081"/>
    <w:rsid w:val="00BD5308"/>
    <w:rsid w:val="00BD5BD7"/>
    <w:rsid w:val="00BD6361"/>
    <w:rsid w:val="00BD677C"/>
    <w:rsid w:val="00BD69CE"/>
    <w:rsid w:val="00BD71F1"/>
    <w:rsid w:val="00BE1233"/>
    <w:rsid w:val="00BE1591"/>
    <w:rsid w:val="00BE1C47"/>
    <w:rsid w:val="00BE1DF7"/>
    <w:rsid w:val="00BE2E48"/>
    <w:rsid w:val="00BE479E"/>
    <w:rsid w:val="00BE5796"/>
    <w:rsid w:val="00BE5B44"/>
    <w:rsid w:val="00BE60BF"/>
    <w:rsid w:val="00BE6326"/>
    <w:rsid w:val="00BE728A"/>
    <w:rsid w:val="00BE72BF"/>
    <w:rsid w:val="00BE7D54"/>
    <w:rsid w:val="00BE7E81"/>
    <w:rsid w:val="00BF021F"/>
    <w:rsid w:val="00BF32F9"/>
    <w:rsid w:val="00BF41D7"/>
    <w:rsid w:val="00BF4721"/>
    <w:rsid w:val="00BF4ED1"/>
    <w:rsid w:val="00BF53E1"/>
    <w:rsid w:val="00BF589D"/>
    <w:rsid w:val="00BF5ED2"/>
    <w:rsid w:val="00BF71DB"/>
    <w:rsid w:val="00C01DDD"/>
    <w:rsid w:val="00C02980"/>
    <w:rsid w:val="00C02AFB"/>
    <w:rsid w:val="00C0327E"/>
    <w:rsid w:val="00C03AEC"/>
    <w:rsid w:val="00C04F0D"/>
    <w:rsid w:val="00C0559F"/>
    <w:rsid w:val="00C055E0"/>
    <w:rsid w:val="00C05DB8"/>
    <w:rsid w:val="00C06BE4"/>
    <w:rsid w:val="00C06CA1"/>
    <w:rsid w:val="00C07D5C"/>
    <w:rsid w:val="00C07F31"/>
    <w:rsid w:val="00C07FCB"/>
    <w:rsid w:val="00C1079C"/>
    <w:rsid w:val="00C10B1A"/>
    <w:rsid w:val="00C10BC3"/>
    <w:rsid w:val="00C11524"/>
    <w:rsid w:val="00C119C3"/>
    <w:rsid w:val="00C11D39"/>
    <w:rsid w:val="00C1321E"/>
    <w:rsid w:val="00C13273"/>
    <w:rsid w:val="00C136AA"/>
    <w:rsid w:val="00C13940"/>
    <w:rsid w:val="00C140D0"/>
    <w:rsid w:val="00C14785"/>
    <w:rsid w:val="00C148B2"/>
    <w:rsid w:val="00C1562F"/>
    <w:rsid w:val="00C16DAB"/>
    <w:rsid w:val="00C170F3"/>
    <w:rsid w:val="00C174AB"/>
    <w:rsid w:val="00C176AF"/>
    <w:rsid w:val="00C17FE2"/>
    <w:rsid w:val="00C20140"/>
    <w:rsid w:val="00C204C2"/>
    <w:rsid w:val="00C2095B"/>
    <w:rsid w:val="00C22394"/>
    <w:rsid w:val="00C227FB"/>
    <w:rsid w:val="00C22973"/>
    <w:rsid w:val="00C22C55"/>
    <w:rsid w:val="00C24617"/>
    <w:rsid w:val="00C2529E"/>
    <w:rsid w:val="00C25355"/>
    <w:rsid w:val="00C259C8"/>
    <w:rsid w:val="00C25C4B"/>
    <w:rsid w:val="00C276CB"/>
    <w:rsid w:val="00C30046"/>
    <w:rsid w:val="00C30B5A"/>
    <w:rsid w:val="00C30F8E"/>
    <w:rsid w:val="00C3102E"/>
    <w:rsid w:val="00C31337"/>
    <w:rsid w:val="00C330B0"/>
    <w:rsid w:val="00C33260"/>
    <w:rsid w:val="00C337C1"/>
    <w:rsid w:val="00C338D8"/>
    <w:rsid w:val="00C33C7F"/>
    <w:rsid w:val="00C35B55"/>
    <w:rsid w:val="00C36724"/>
    <w:rsid w:val="00C377B8"/>
    <w:rsid w:val="00C4017A"/>
    <w:rsid w:val="00C407B4"/>
    <w:rsid w:val="00C40CF2"/>
    <w:rsid w:val="00C4172B"/>
    <w:rsid w:val="00C420D7"/>
    <w:rsid w:val="00C426FE"/>
    <w:rsid w:val="00C433F9"/>
    <w:rsid w:val="00C43415"/>
    <w:rsid w:val="00C43A3C"/>
    <w:rsid w:val="00C43C13"/>
    <w:rsid w:val="00C454C7"/>
    <w:rsid w:val="00C45F36"/>
    <w:rsid w:val="00C46D92"/>
    <w:rsid w:val="00C47A5E"/>
    <w:rsid w:val="00C500C7"/>
    <w:rsid w:val="00C5072A"/>
    <w:rsid w:val="00C509A9"/>
    <w:rsid w:val="00C51742"/>
    <w:rsid w:val="00C51FB8"/>
    <w:rsid w:val="00C52277"/>
    <w:rsid w:val="00C52929"/>
    <w:rsid w:val="00C52A23"/>
    <w:rsid w:val="00C533CC"/>
    <w:rsid w:val="00C539A5"/>
    <w:rsid w:val="00C53F36"/>
    <w:rsid w:val="00C53F38"/>
    <w:rsid w:val="00C54DBE"/>
    <w:rsid w:val="00C54F3B"/>
    <w:rsid w:val="00C55B01"/>
    <w:rsid w:val="00C55DA9"/>
    <w:rsid w:val="00C56C18"/>
    <w:rsid w:val="00C56F48"/>
    <w:rsid w:val="00C57816"/>
    <w:rsid w:val="00C6042C"/>
    <w:rsid w:val="00C60794"/>
    <w:rsid w:val="00C60B0C"/>
    <w:rsid w:val="00C60D35"/>
    <w:rsid w:val="00C61286"/>
    <w:rsid w:val="00C61F09"/>
    <w:rsid w:val="00C62AAD"/>
    <w:rsid w:val="00C6369B"/>
    <w:rsid w:val="00C65DDA"/>
    <w:rsid w:val="00C6647A"/>
    <w:rsid w:val="00C664F4"/>
    <w:rsid w:val="00C66CEF"/>
    <w:rsid w:val="00C70198"/>
    <w:rsid w:val="00C71EB6"/>
    <w:rsid w:val="00C72B88"/>
    <w:rsid w:val="00C735CE"/>
    <w:rsid w:val="00C7399C"/>
    <w:rsid w:val="00C74336"/>
    <w:rsid w:val="00C745EE"/>
    <w:rsid w:val="00C7584A"/>
    <w:rsid w:val="00C7584E"/>
    <w:rsid w:val="00C75C64"/>
    <w:rsid w:val="00C75E54"/>
    <w:rsid w:val="00C76A2F"/>
    <w:rsid w:val="00C77A39"/>
    <w:rsid w:val="00C77A55"/>
    <w:rsid w:val="00C77C25"/>
    <w:rsid w:val="00C801B8"/>
    <w:rsid w:val="00C81032"/>
    <w:rsid w:val="00C817BA"/>
    <w:rsid w:val="00C819BA"/>
    <w:rsid w:val="00C8212E"/>
    <w:rsid w:val="00C82349"/>
    <w:rsid w:val="00C8279A"/>
    <w:rsid w:val="00C83974"/>
    <w:rsid w:val="00C83B11"/>
    <w:rsid w:val="00C83BA2"/>
    <w:rsid w:val="00C84F1A"/>
    <w:rsid w:val="00C8548C"/>
    <w:rsid w:val="00C8563A"/>
    <w:rsid w:val="00C85721"/>
    <w:rsid w:val="00C85D7A"/>
    <w:rsid w:val="00C86487"/>
    <w:rsid w:val="00C86746"/>
    <w:rsid w:val="00C86D9E"/>
    <w:rsid w:val="00C87735"/>
    <w:rsid w:val="00C9033E"/>
    <w:rsid w:val="00C909F6"/>
    <w:rsid w:val="00C91269"/>
    <w:rsid w:val="00C92AA7"/>
    <w:rsid w:val="00C92EB7"/>
    <w:rsid w:val="00C935AB"/>
    <w:rsid w:val="00C93FFA"/>
    <w:rsid w:val="00C94F80"/>
    <w:rsid w:val="00C94FD0"/>
    <w:rsid w:val="00C95AEB"/>
    <w:rsid w:val="00C95D91"/>
    <w:rsid w:val="00C96AA9"/>
    <w:rsid w:val="00C9716C"/>
    <w:rsid w:val="00C97D7E"/>
    <w:rsid w:val="00CA0045"/>
    <w:rsid w:val="00CA0E46"/>
    <w:rsid w:val="00CA1E20"/>
    <w:rsid w:val="00CA2D78"/>
    <w:rsid w:val="00CA3219"/>
    <w:rsid w:val="00CA3451"/>
    <w:rsid w:val="00CA37CD"/>
    <w:rsid w:val="00CA3FC8"/>
    <w:rsid w:val="00CA5017"/>
    <w:rsid w:val="00CA7019"/>
    <w:rsid w:val="00CA7664"/>
    <w:rsid w:val="00CA7C7D"/>
    <w:rsid w:val="00CB011B"/>
    <w:rsid w:val="00CB1D6F"/>
    <w:rsid w:val="00CB2520"/>
    <w:rsid w:val="00CB2D45"/>
    <w:rsid w:val="00CB3947"/>
    <w:rsid w:val="00CB495A"/>
    <w:rsid w:val="00CB50DE"/>
    <w:rsid w:val="00CB51CD"/>
    <w:rsid w:val="00CB5794"/>
    <w:rsid w:val="00CB5B31"/>
    <w:rsid w:val="00CB60D9"/>
    <w:rsid w:val="00CB7199"/>
    <w:rsid w:val="00CB74BE"/>
    <w:rsid w:val="00CB7975"/>
    <w:rsid w:val="00CB7FD7"/>
    <w:rsid w:val="00CC08F9"/>
    <w:rsid w:val="00CC0CFB"/>
    <w:rsid w:val="00CC13AF"/>
    <w:rsid w:val="00CC2740"/>
    <w:rsid w:val="00CC2956"/>
    <w:rsid w:val="00CC31C6"/>
    <w:rsid w:val="00CC3321"/>
    <w:rsid w:val="00CC3A34"/>
    <w:rsid w:val="00CC3E34"/>
    <w:rsid w:val="00CC4767"/>
    <w:rsid w:val="00CC60FA"/>
    <w:rsid w:val="00CC6238"/>
    <w:rsid w:val="00CC656C"/>
    <w:rsid w:val="00CC6E4C"/>
    <w:rsid w:val="00CD0446"/>
    <w:rsid w:val="00CD1AC4"/>
    <w:rsid w:val="00CD2228"/>
    <w:rsid w:val="00CD3B33"/>
    <w:rsid w:val="00CD3B86"/>
    <w:rsid w:val="00CD3FF7"/>
    <w:rsid w:val="00CD4A5F"/>
    <w:rsid w:val="00CD51FA"/>
    <w:rsid w:val="00CD59A3"/>
    <w:rsid w:val="00CD621F"/>
    <w:rsid w:val="00CD6C53"/>
    <w:rsid w:val="00CD6FF2"/>
    <w:rsid w:val="00CD7436"/>
    <w:rsid w:val="00CD77C4"/>
    <w:rsid w:val="00CD7D1F"/>
    <w:rsid w:val="00CE0C15"/>
    <w:rsid w:val="00CE1553"/>
    <w:rsid w:val="00CE1F2F"/>
    <w:rsid w:val="00CE2109"/>
    <w:rsid w:val="00CE22BE"/>
    <w:rsid w:val="00CE22D3"/>
    <w:rsid w:val="00CE29E9"/>
    <w:rsid w:val="00CE3604"/>
    <w:rsid w:val="00CE4720"/>
    <w:rsid w:val="00CE4849"/>
    <w:rsid w:val="00CE52DF"/>
    <w:rsid w:val="00CE5303"/>
    <w:rsid w:val="00CE5B5F"/>
    <w:rsid w:val="00CE5C7C"/>
    <w:rsid w:val="00CE5D0F"/>
    <w:rsid w:val="00CE5F0F"/>
    <w:rsid w:val="00CE6219"/>
    <w:rsid w:val="00CE65C2"/>
    <w:rsid w:val="00CE693A"/>
    <w:rsid w:val="00CE6F5C"/>
    <w:rsid w:val="00CE753A"/>
    <w:rsid w:val="00CE7C3A"/>
    <w:rsid w:val="00CE7E06"/>
    <w:rsid w:val="00CF0766"/>
    <w:rsid w:val="00CF157A"/>
    <w:rsid w:val="00CF2314"/>
    <w:rsid w:val="00CF27D1"/>
    <w:rsid w:val="00CF28EE"/>
    <w:rsid w:val="00CF2961"/>
    <w:rsid w:val="00CF2CB9"/>
    <w:rsid w:val="00CF3831"/>
    <w:rsid w:val="00CF3C37"/>
    <w:rsid w:val="00CF43C2"/>
    <w:rsid w:val="00CF4D10"/>
    <w:rsid w:val="00CF568F"/>
    <w:rsid w:val="00CF5A98"/>
    <w:rsid w:val="00CF6552"/>
    <w:rsid w:val="00CF6D13"/>
    <w:rsid w:val="00CF7E9A"/>
    <w:rsid w:val="00CF7F80"/>
    <w:rsid w:val="00D00DF1"/>
    <w:rsid w:val="00D01653"/>
    <w:rsid w:val="00D017AD"/>
    <w:rsid w:val="00D01DEB"/>
    <w:rsid w:val="00D02FEF"/>
    <w:rsid w:val="00D04659"/>
    <w:rsid w:val="00D04780"/>
    <w:rsid w:val="00D047AF"/>
    <w:rsid w:val="00D052AF"/>
    <w:rsid w:val="00D059AE"/>
    <w:rsid w:val="00D05A60"/>
    <w:rsid w:val="00D05BF7"/>
    <w:rsid w:val="00D073DB"/>
    <w:rsid w:val="00D07890"/>
    <w:rsid w:val="00D0796B"/>
    <w:rsid w:val="00D07A24"/>
    <w:rsid w:val="00D07B0C"/>
    <w:rsid w:val="00D104D9"/>
    <w:rsid w:val="00D10621"/>
    <w:rsid w:val="00D11957"/>
    <w:rsid w:val="00D11A20"/>
    <w:rsid w:val="00D1201F"/>
    <w:rsid w:val="00D12145"/>
    <w:rsid w:val="00D12518"/>
    <w:rsid w:val="00D129F5"/>
    <w:rsid w:val="00D1399B"/>
    <w:rsid w:val="00D14175"/>
    <w:rsid w:val="00D153D3"/>
    <w:rsid w:val="00D157D4"/>
    <w:rsid w:val="00D15A6A"/>
    <w:rsid w:val="00D15C85"/>
    <w:rsid w:val="00D16D68"/>
    <w:rsid w:val="00D17531"/>
    <w:rsid w:val="00D200B7"/>
    <w:rsid w:val="00D209BF"/>
    <w:rsid w:val="00D21518"/>
    <w:rsid w:val="00D222D2"/>
    <w:rsid w:val="00D22B5C"/>
    <w:rsid w:val="00D22BB9"/>
    <w:rsid w:val="00D22CAF"/>
    <w:rsid w:val="00D2301C"/>
    <w:rsid w:val="00D23157"/>
    <w:rsid w:val="00D23520"/>
    <w:rsid w:val="00D23E7A"/>
    <w:rsid w:val="00D240B9"/>
    <w:rsid w:val="00D2431A"/>
    <w:rsid w:val="00D24C4F"/>
    <w:rsid w:val="00D26DAD"/>
    <w:rsid w:val="00D2717C"/>
    <w:rsid w:val="00D27898"/>
    <w:rsid w:val="00D27EA0"/>
    <w:rsid w:val="00D27EDC"/>
    <w:rsid w:val="00D27F3F"/>
    <w:rsid w:val="00D3009E"/>
    <w:rsid w:val="00D3064C"/>
    <w:rsid w:val="00D30AFE"/>
    <w:rsid w:val="00D30DA6"/>
    <w:rsid w:val="00D32A65"/>
    <w:rsid w:val="00D334DC"/>
    <w:rsid w:val="00D3551A"/>
    <w:rsid w:val="00D361F2"/>
    <w:rsid w:val="00D36370"/>
    <w:rsid w:val="00D3741B"/>
    <w:rsid w:val="00D400AF"/>
    <w:rsid w:val="00D40EF8"/>
    <w:rsid w:val="00D41709"/>
    <w:rsid w:val="00D41D90"/>
    <w:rsid w:val="00D43174"/>
    <w:rsid w:val="00D43399"/>
    <w:rsid w:val="00D4478E"/>
    <w:rsid w:val="00D447A9"/>
    <w:rsid w:val="00D45301"/>
    <w:rsid w:val="00D456D2"/>
    <w:rsid w:val="00D46858"/>
    <w:rsid w:val="00D473EF"/>
    <w:rsid w:val="00D47C5E"/>
    <w:rsid w:val="00D47C62"/>
    <w:rsid w:val="00D47D89"/>
    <w:rsid w:val="00D47EE7"/>
    <w:rsid w:val="00D50015"/>
    <w:rsid w:val="00D50607"/>
    <w:rsid w:val="00D531F0"/>
    <w:rsid w:val="00D5343F"/>
    <w:rsid w:val="00D548AC"/>
    <w:rsid w:val="00D555BA"/>
    <w:rsid w:val="00D55C8B"/>
    <w:rsid w:val="00D55E90"/>
    <w:rsid w:val="00D56327"/>
    <w:rsid w:val="00D56AE0"/>
    <w:rsid w:val="00D572CB"/>
    <w:rsid w:val="00D57F2D"/>
    <w:rsid w:val="00D609CA"/>
    <w:rsid w:val="00D6106B"/>
    <w:rsid w:val="00D61B09"/>
    <w:rsid w:val="00D627B6"/>
    <w:rsid w:val="00D62B0D"/>
    <w:rsid w:val="00D62C8D"/>
    <w:rsid w:val="00D63405"/>
    <w:rsid w:val="00D63EFF"/>
    <w:rsid w:val="00D643C2"/>
    <w:rsid w:val="00D6487E"/>
    <w:rsid w:val="00D64E7F"/>
    <w:rsid w:val="00D64FEE"/>
    <w:rsid w:val="00D65201"/>
    <w:rsid w:val="00D6540A"/>
    <w:rsid w:val="00D6589B"/>
    <w:rsid w:val="00D6598C"/>
    <w:rsid w:val="00D65DDF"/>
    <w:rsid w:val="00D662CF"/>
    <w:rsid w:val="00D67895"/>
    <w:rsid w:val="00D67A52"/>
    <w:rsid w:val="00D70211"/>
    <w:rsid w:val="00D7067C"/>
    <w:rsid w:val="00D708CE"/>
    <w:rsid w:val="00D709AE"/>
    <w:rsid w:val="00D70BEC"/>
    <w:rsid w:val="00D7131A"/>
    <w:rsid w:val="00D71D6F"/>
    <w:rsid w:val="00D72395"/>
    <w:rsid w:val="00D723A4"/>
    <w:rsid w:val="00D72DA3"/>
    <w:rsid w:val="00D733EC"/>
    <w:rsid w:val="00D73A84"/>
    <w:rsid w:val="00D73E84"/>
    <w:rsid w:val="00D74847"/>
    <w:rsid w:val="00D75886"/>
    <w:rsid w:val="00D75F92"/>
    <w:rsid w:val="00D772DF"/>
    <w:rsid w:val="00D77E8C"/>
    <w:rsid w:val="00D80F17"/>
    <w:rsid w:val="00D81D2B"/>
    <w:rsid w:val="00D821CC"/>
    <w:rsid w:val="00D83141"/>
    <w:rsid w:val="00D83C62"/>
    <w:rsid w:val="00D840F7"/>
    <w:rsid w:val="00D8424A"/>
    <w:rsid w:val="00D846D4"/>
    <w:rsid w:val="00D84792"/>
    <w:rsid w:val="00D861D3"/>
    <w:rsid w:val="00D86D2C"/>
    <w:rsid w:val="00D86EAF"/>
    <w:rsid w:val="00D87913"/>
    <w:rsid w:val="00D90689"/>
    <w:rsid w:val="00D90BD3"/>
    <w:rsid w:val="00D9119D"/>
    <w:rsid w:val="00D914B4"/>
    <w:rsid w:val="00D91812"/>
    <w:rsid w:val="00D91B8E"/>
    <w:rsid w:val="00D920F7"/>
    <w:rsid w:val="00D9219F"/>
    <w:rsid w:val="00D92FB0"/>
    <w:rsid w:val="00D9303E"/>
    <w:rsid w:val="00D9321D"/>
    <w:rsid w:val="00D93446"/>
    <w:rsid w:val="00D93B5F"/>
    <w:rsid w:val="00D94733"/>
    <w:rsid w:val="00D94FED"/>
    <w:rsid w:val="00D95661"/>
    <w:rsid w:val="00D957CE"/>
    <w:rsid w:val="00DA0576"/>
    <w:rsid w:val="00DA0DBE"/>
    <w:rsid w:val="00DA1E5C"/>
    <w:rsid w:val="00DA3263"/>
    <w:rsid w:val="00DA3964"/>
    <w:rsid w:val="00DA3A6A"/>
    <w:rsid w:val="00DA4534"/>
    <w:rsid w:val="00DA4EF4"/>
    <w:rsid w:val="00DA4F4E"/>
    <w:rsid w:val="00DA5633"/>
    <w:rsid w:val="00DA621C"/>
    <w:rsid w:val="00DA674C"/>
    <w:rsid w:val="00DA7907"/>
    <w:rsid w:val="00DB0CC5"/>
    <w:rsid w:val="00DB1373"/>
    <w:rsid w:val="00DB1689"/>
    <w:rsid w:val="00DB17ED"/>
    <w:rsid w:val="00DB1883"/>
    <w:rsid w:val="00DB1FE9"/>
    <w:rsid w:val="00DB21D8"/>
    <w:rsid w:val="00DB30DC"/>
    <w:rsid w:val="00DB34CC"/>
    <w:rsid w:val="00DB3BBF"/>
    <w:rsid w:val="00DB3C6E"/>
    <w:rsid w:val="00DB4127"/>
    <w:rsid w:val="00DB4DB4"/>
    <w:rsid w:val="00DB5D2E"/>
    <w:rsid w:val="00DB6423"/>
    <w:rsid w:val="00DB6695"/>
    <w:rsid w:val="00DB6EEE"/>
    <w:rsid w:val="00DB705F"/>
    <w:rsid w:val="00DB714C"/>
    <w:rsid w:val="00DB7B73"/>
    <w:rsid w:val="00DC0449"/>
    <w:rsid w:val="00DC0467"/>
    <w:rsid w:val="00DC0AA4"/>
    <w:rsid w:val="00DC0EEF"/>
    <w:rsid w:val="00DC156B"/>
    <w:rsid w:val="00DC17A4"/>
    <w:rsid w:val="00DC1D3F"/>
    <w:rsid w:val="00DC235A"/>
    <w:rsid w:val="00DC3702"/>
    <w:rsid w:val="00DC378E"/>
    <w:rsid w:val="00DC4C17"/>
    <w:rsid w:val="00DC5832"/>
    <w:rsid w:val="00DC5D25"/>
    <w:rsid w:val="00DC64AD"/>
    <w:rsid w:val="00DC65AC"/>
    <w:rsid w:val="00DC6BDF"/>
    <w:rsid w:val="00DC7360"/>
    <w:rsid w:val="00DC74A1"/>
    <w:rsid w:val="00DD1F60"/>
    <w:rsid w:val="00DD1FEE"/>
    <w:rsid w:val="00DD2EAD"/>
    <w:rsid w:val="00DD3187"/>
    <w:rsid w:val="00DD4150"/>
    <w:rsid w:val="00DD46B8"/>
    <w:rsid w:val="00DD4A4A"/>
    <w:rsid w:val="00DD5C5E"/>
    <w:rsid w:val="00DD680F"/>
    <w:rsid w:val="00DD71A3"/>
    <w:rsid w:val="00DD72C3"/>
    <w:rsid w:val="00DE0337"/>
    <w:rsid w:val="00DE070F"/>
    <w:rsid w:val="00DE12B1"/>
    <w:rsid w:val="00DE1787"/>
    <w:rsid w:val="00DE29FF"/>
    <w:rsid w:val="00DE486B"/>
    <w:rsid w:val="00DE5492"/>
    <w:rsid w:val="00DE5EE2"/>
    <w:rsid w:val="00DE62C1"/>
    <w:rsid w:val="00DE6619"/>
    <w:rsid w:val="00DE6C95"/>
    <w:rsid w:val="00DF0045"/>
    <w:rsid w:val="00DF06B3"/>
    <w:rsid w:val="00DF1F11"/>
    <w:rsid w:val="00DF201F"/>
    <w:rsid w:val="00DF2852"/>
    <w:rsid w:val="00DF2E6B"/>
    <w:rsid w:val="00DF3DC8"/>
    <w:rsid w:val="00DF4796"/>
    <w:rsid w:val="00DF5846"/>
    <w:rsid w:val="00DF61C5"/>
    <w:rsid w:val="00DF6923"/>
    <w:rsid w:val="00DF72A4"/>
    <w:rsid w:val="00DF7BF3"/>
    <w:rsid w:val="00E000D9"/>
    <w:rsid w:val="00E008EE"/>
    <w:rsid w:val="00E00CA2"/>
    <w:rsid w:val="00E02043"/>
    <w:rsid w:val="00E02715"/>
    <w:rsid w:val="00E03FFA"/>
    <w:rsid w:val="00E04559"/>
    <w:rsid w:val="00E054C2"/>
    <w:rsid w:val="00E055C9"/>
    <w:rsid w:val="00E06CFB"/>
    <w:rsid w:val="00E10D48"/>
    <w:rsid w:val="00E1112A"/>
    <w:rsid w:val="00E11762"/>
    <w:rsid w:val="00E11891"/>
    <w:rsid w:val="00E12B11"/>
    <w:rsid w:val="00E13786"/>
    <w:rsid w:val="00E1475E"/>
    <w:rsid w:val="00E15520"/>
    <w:rsid w:val="00E15F27"/>
    <w:rsid w:val="00E21BED"/>
    <w:rsid w:val="00E21C8E"/>
    <w:rsid w:val="00E222BE"/>
    <w:rsid w:val="00E2269B"/>
    <w:rsid w:val="00E24885"/>
    <w:rsid w:val="00E248C6"/>
    <w:rsid w:val="00E249FF"/>
    <w:rsid w:val="00E24DF5"/>
    <w:rsid w:val="00E24E28"/>
    <w:rsid w:val="00E26E0E"/>
    <w:rsid w:val="00E275C5"/>
    <w:rsid w:val="00E27AD4"/>
    <w:rsid w:val="00E27B6F"/>
    <w:rsid w:val="00E30C06"/>
    <w:rsid w:val="00E30D64"/>
    <w:rsid w:val="00E316AD"/>
    <w:rsid w:val="00E3212A"/>
    <w:rsid w:val="00E321A6"/>
    <w:rsid w:val="00E32C99"/>
    <w:rsid w:val="00E33ACB"/>
    <w:rsid w:val="00E34B22"/>
    <w:rsid w:val="00E34DA5"/>
    <w:rsid w:val="00E3554A"/>
    <w:rsid w:val="00E360AC"/>
    <w:rsid w:val="00E365E2"/>
    <w:rsid w:val="00E368A6"/>
    <w:rsid w:val="00E36BC7"/>
    <w:rsid w:val="00E36C79"/>
    <w:rsid w:val="00E37089"/>
    <w:rsid w:val="00E40996"/>
    <w:rsid w:val="00E40FA1"/>
    <w:rsid w:val="00E422D0"/>
    <w:rsid w:val="00E42363"/>
    <w:rsid w:val="00E429E5"/>
    <w:rsid w:val="00E42AD3"/>
    <w:rsid w:val="00E42B92"/>
    <w:rsid w:val="00E4342A"/>
    <w:rsid w:val="00E438F8"/>
    <w:rsid w:val="00E4461E"/>
    <w:rsid w:val="00E44BB6"/>
    <w:rsid w:val="00E44C3C"/>
    <w:rsid w:val="00E46198"/>
    <w:rsid w:val="00E46BC4"/>
    <w:rsid w:val="00E47173"/>
    <w:rsid w:val="00E4771E"/>
    <w:rsid w:val="00E47749"/>
    <w:rsid w:val="00E50C9F"/>
    <w:rsid w:val="00E50F47"/>
    <w:rsid w:val="00E5269D"/>
    <w:rsid w:val="00E52E52"/>
    <w:rsid w:val="00E532B1"/>
    <w:rsid w:val="00E53832"/>
    <w:rsid w:val="00E53B11"/>
    <w:rsid w:val="00E53E1A"/>
    <w:rsid w:val="00E54A98"/>
    <w:rsid w:val="00E5514C"/>
    <w:rsid w:val="00E553E9"/>
    <w:rsid w:val="00E56048"/>
    <w:rsid w:val="00E5618D"/>
    <w:rsid w:val="00E56535"/>
    <w:rsid w:val="00E56688"/>
    <w:rsid w:val="00E57677"/>
    <w:rsid w:val="00E60760"/>
    <w:rsid w:val="00E60CC9"/>
    <w:rsid w:val="00E612C2"/>
    <w:rsid w:val="00E62CF4"/>
    <w:rsid w:val="00E639AA"/>
    <w:rsid w:val="00E63D13"/>
    <w:rsid w:val="00E6504B"/>
    <w:rsid w:val="00E6545C"/>
    <w:rsid w:val="00E6655E"/>
    <w:rsid w:val="00E67D3B"/>
    <w:rsid w:val="00E700EC"/>
    <w:rsid w:val="00E70914"/>
    <w:rsid w:val="00E7098D"/>
    <w:rsid w:val="00E70BAF"/>
    <w:rsid w:val="00E70F34"/>
    <w:rsid w:val="00E70FA6"/>
    <w:rsid w:val="00E715F3"/>
    <w:rsid w:val="00E72F33"/>
    <w:rsid w:val="00E732F8"/>
    <w:rsid w:val="00E74061"/>
    <w:rsid w:val="00E74530"/>
    <w:rsid w:val="00E74E78"/>
    <w:rsid w:val="00E75140"/>
    <w:rsid w:val="00E75E26"/>
    <w:rsid w:val="00E764E6"/>
    <w:rsid w:val="00E76792"/>
    <w:rsid w:val="00E767D4"/>
    <w:rsid w:val="00E76FDC"/>
    <w:rsid w:val="00E7738B"/>
    <w:rsid w:val="00E776E9"/>
    <w:rsid w:val="00E77ED2"/>
    <w:rsid w:val="00E80B7C"/>
    <w:rsid w:val="00E812BC"/>
    <w:rsid w:val="00E81FB9"/>
    <w:rsid w:val="00E831EC"/>
    <w:rsid w:val="00E8469B"/>
    <w:rsid w:val="00E8475C"/>
    <w:rsid w:val="00E84872"/>
    <w:rsid w:val="00E859B6"/>
    <w:rsid w:val="00E85AEC"/>
    <w:rsid w:val="00E87416"/>
    <w:rsid w:val="00E874F5"/>
    <w:rsid w:val="00E901FE"/>
    <w:rsid w:val="00E9044D"/>
    <w:rsid w:val="00E910BA"/>
    <w:rsid w:val="00E913F0"/>
    <w:rsid w:val="00E91A68"/>
    <w:rsid w:val="00E926BF"/>
    <w:rsid w:val="00E9271D"/>
    <w:rsid w:val="00E939AF"/>
    <w:rsid w:val="00E93ACB"/>
    <w:rsid w:val="00E93D00"/>
    <w:rsid w:val="00E93FC7"/>
    <w:rsid w:val="00E94052"/>
    <w:rsid w:val="00E94A31"/>
    <w:rsid w:val="00E95F6D"/>
    <w:rsid w:val="00E9662F"/>
    <w:rsid w:val="00E9669C"/>
    <w:rsid w:val="00E979B2"/>
    <w:rsid w:val="00E97A8F"/>
    <w:rsid w:val="00EA05B6"/>
    <w:rsid w:val="00EA0923"/>
    <w:rsid w:val="00EA0C26"/>
    <w:rsid w:val="00EA151C"/>
    <w:rsid w:val="00EA1B96"/>
    <w:rsid w:val="00EA2163"/>
    <w:rsid w:val="00EA23A1"/>
    <w:rsid w:val="00EA23A9"/>
    <w:rsid w:val="00EA29C3"/>
    <w:rsid w:val="00EA2A53"/>
    <w:rsid w:val="00EA2E67"/>
    <w:rsid w:val="00EA3253"/>
    <w:rsid w:val="00EA41C4"/>
    <w:rsid w:val="00EA5B2D"/>
    <w:rsid w:val="00EA5BF0"/>
    <w:rsid w:val="00EA5DCC"/>
    <w:rsid w:val="00EA5E46"/>
    <w:rsid w:val="00EA676A"/>
    <w:rsid w:val="00EA6E0E"/>
    <w:rsid w:val="00EA75D9"/>
    <w:rsid w:val="00EA79CD"/>
    <w:rsid w:val="00EB114F"/>
    <w:rsid w:val="00EB1736"/>
    <w:rsid w:val="00EB23C6"/>
    <w:rsid w:val="00EB2DB5"/>
    <w:rsid w:val="00EB3CC8"/>
    <w:rsid w:val="00EB5B53"/>
    <w:rsid w:val="00EB5FBF"/>
    <w:rsid w:val="00EB6593"/>
    <w:rsid w:val="00EC04B8"/>
    <w:rsid w:val="00EC10D2"/>
    <w:rsid w:val="00EC1217"/>
    <w:rsid w:val="00EC22EC"/>
    <w:rsid w:val="00EC267F"/>
    <w:rsid w:val="00EC2A66"/>
    <w:rsid w:val="00EC2CB9"/>
    <w:rsid w:val="00EC2FCF"/>
    <w:rsid w:val="00EC33BE"/>
    <w:rsid w:val="00EC3957"/>
    <w:rsid w:val="00EC41A9"/>
    <w:rsid w:val="00EC4F37"/>
    <w:rsid w:val="00EC59B7"/>
    <w:rsid w:val="00EC59C8"/>
    <w:rsid w:val="00EC5C22"/>
    <w:rsid w:val="00EC5D65"/>
    <w:rsid w:val="00EC68ED"/>
    <w:rsid w:val="00EC6B09"/>
    <w:rsid w:val="00EC6BFB"/>
    <w:rsid w:val="00EC709E"/>
    <w:rsid w:val="00EC7303"/>
    <w:rsid w:val="00ED08A1"/>
    <w:rsid w:val="00ED0B44"/>
    <w:rsid w:val="00ED124E"/>
    <w:rsid w:val="00ED12A5"/>
    <w:rsid w:val="00ED16B3"/>
    <w:rsid w:val="00ED3359"/>
    <w:rsid w:val="00ED381B"/>
    <w:rsid w:val="00ED3EFB"/>
    <w:rsid w:val="00ED3F75"/>
    <w:rsid w:val="00ED522D"/>
    <w:rsid w:val="00ED5280"/>
    <w:rsid w:val="00ED53A0"/>
    <w:rsid w:val="00ED5908"/>
    <w:rsid w:val="00ED59EF"/>
    <w:rsid w:val="00ED5AD7"/>
    <w:rsid w:val="00ED6177"/>
    <w:rsid w:val="00ED633B"/>
    <w:rsid w:val="00ED7F1C"/>
    <w:rsid w:val="00EE086B"/>
    <w:rsid w:val="00EE0A42"/>
    <w:rsid w:val="00EE1DAE"/>
    <w:rsid w:val="00EE29A8"/>
    <w:rsid w:val="00EE3591"/>
    <w:rsid w:val="00EE47D6"/>
    <w:rsid w:val="00EE4812"/>
    <w:rsid w:val="00EE5410"/>
    <w:rsid w:val="00EE546C"/>
    <w:rsid w:val="00EE54FF"/>
    <w:rsid w:val="00EE583F"/>
    <w:rsid w:val="00EE5CAC"/>
    <w:rsid w:val="00EE5CB2"/>
    <w:rsid w:val="00EE5ED5"/>
    <w:rsid w:val="00EE648F"/>
    <w:rsid w:val="00EE7360"/>
    <w:rsid w:val="00EE76D0"/>
    <w:rsid w:val="00EE76D4"/>
    <w:rsid w:val="00EE7BEF"/>
    <w:rsid w:val="00EE7E31"/>
    <w:rsid w:val="00EF0013"/>
    <w:rsid w:val="00EF027D"/>
    <w:rsid w:val="00EF0614"/>
    <w:rsid w:val="00EF0A4C"/>
    <w:rsid w:val="00EF10DF"/>
    <w:rsid w:val="00EF1347"/>
    <w:rsid w:val="00EF1780"/>
    <w:rsid w:val="00EF2067"/>
    <w:rsid w:val="00EF2269"/>
    <w:rsid w:val="00EF2565"/>
    <w:rsid w:val="00EF40F9"/>
    <w:rsid w:val="00EF46E5"/>
    <w:rsid w:val="00EF476C"/>
    <w:rsid w:val="00EF4903"/>
    <w:rsid w:val="00EF4D8C"/>
    <w:rsid w:val="00EF4EE7"/>
    <w:rsid w:val="00EF501F"/>
    <w:rsid w:val="00EF5F50"/>
    <w:rsid w:val="00EF6C67"/>
    <w:rsid w:val="00EF794C"/>
    <w:rsid w:val="00F00E93"/>
    <w:rsid w:val="00F00F75"/>
    <w:rsid w:val="00F01333"/>
    <w:rsid w:val="00F01D01"/>
    <w:rsid w:val="00F01E75"/>
    <w:rsid w:val="00F03A98"/>
    <w:rsid w:val="00F03E78"/>
    <w:rsid w:val="00F04223"/>
    <w:rsid w:val="00F04A6A"/>
    <w:rsid w:val="00F053C0"/>
    <w:rsid w:val="00F053FC"/>
    <w:rsid w:val="00F0568A"/>
    <w:rsid w:val="00F062AD"/>
    <w:rsid w:val="00F06AF3"/>
    <w:rsid w:val="00F07879"/>
    <w:rsid w:val="00F07ACE"/>
    <w:rsid w:val="00F107C5"/>
    <w:rsid w:val="00F11220"/>
    <w:rsid w:val="00F11AAA"/>
    <w:rsid w:val="00F11E6B"/>
    <w:rsid w:val="00F12016"/>
    <w:rsid w:val="00F13488"/>
    <w:rsid w:val="00F1381A"/>
    <w:rsid w:val="00F13D45"/>
    <w:rsid w:val="00F14F1E"/>
    <w:rsid w:val="00F15DC6"/>
    <w:rsid w:val="00F163F9"/>
    <w:rsid w:val="00F1644A"/>
    <w:rsid w:val="00F169C7"/>
    <w:rsid w:val="00F22300"/>
    <w:rsid w:val="00F23ED0"/>
    <w:rsid w:val="00F2425F"/>
    <w:rsid w:val="00F24D5D"/>
    <w:rsid w:val="00F25026"/>
    <w:rsid w:val="00F2706E"/>
    <w:rsid w:val="00F271AE"/>
    <w:rsid w:val="00F2724F"/>
    <w:rsid w:val="00F274A6"/>
    <w:rsid w:val="00F300B7"/>
    <w:rsid w:val="00F3047D"/>
    <w:rsid w:val="00F3091B"/>
    <w:rsid w:val="00F314CB"/>
    <w:rsid w:val="00F31949"/>
    <w:rsid w:val="00F31C6A"/>
    <w:rsid w:val="00F32AD7"/>
    <w:rsid w:val="00F35673"/>
    <w:rsid w:val="00F36476"/>
    <w:rsid w:val="00F36E14"/>
    <w:rsid w:val="00F408A5"/>
    <w:rsid w:val="00F4092C"/>
    <w:rsid w:val="00F40B2B"/>
    <w:rsid w:val="00F41D94"/>
    <w:rsid w:val="00F422DA"/>
    <w:rsid w:val="00F426E5"/>
    <w:rsid w:val="00F43815"/>
    <w:rsid w:val="00F4381A"/>
    <w:rsid w:val="00F43934"/>
    <w:rsid w:val="00F44710"/>
    <w:rsid w:val="00F457C3"/>
    <w:rsid w:val="00F45B6F"/>
    <w:rsid w:val="00F4658C"/>
    <w:rsid w:val="00F466D1"/>
    <w:rsid w:val="00F476F1"/>
    <w:rsid w:val="00F47835"/>
    <w:rsid w:val="00F50015"/>
    <w:rsid w:val="00F5006E"/>
    <w:rsid w:val="00F50C60"/>
    <w:rsid w:val="00F518E2"/>
    <w:rsid w:val="00F52355"/>
    <w:rsid w:val="00F5291C"/>
    <w:rsid w:val="00F52E3C"/>
    <w:rsid w:val="00F5413B"/>
    <w:rsid w:val="00F54C10"/>
    <w:rsid w:val="00F54E0B"/>
    <w:rsid w:val="00F55492"/>
    <w:rsid w:val="00F55525"/>
    <w:rsid w:val="00F5579E"/>
    <w:rsid w:val="00F575EA"/>
    <w:rsid w:val="00F57819"/>
    <w:rsid w:val="00F60434"/>
    <w:rsid w:val="00F60CB0"/>
    <w:rsid w:val="00F6214C"/>
    <w:rsid w:val="00F62403"/>
    <w:rsid w:val="00F62D9B"/>
    <w:rsid w:val="00F63615"/>
    <w:rsid w:val="00F6401B"/>
    <w:rsid w:val="00F64F58"/>
    <w:rsid w:val="00F65118"/>
    <w:rsid w:val="00F65388"/>
    <w:rsid w:val="00F65D34"/>
    <w:rsid w:val="00F66FDC"/>
    <w:rsid w:val="00F679F8"/>
    <w:rsid w:val="00F67CF1"/>
    <w:rsid w:val="00F70298"/>
    <w:rsid w:val="00F70EF6"/>
    <w:rsid w:val="00F710E6"/>
    <w:rsid w:val="00F72A22"/>
    <w:rsid w:val="00F72C88"/>
    <w:rsid w:val="00F736A0"/>
    <w:rsid w:val="00F73D0E"/>
    <w:rsid w:val="00F752AB"/>
    <w:rsid w:val="00F75496"/>
    <w:rsid w:val="00F75984"/>
    <w:rsid w:val="00F75E10"/>
    <w:rsid w:val="00F76966"/>
    <w:rsid w:val="00F7793F"/>
    <w:rsid w:val="00F80097"/>
    <w:rsid w:val="00F8074B"/>
    <w:rsid w:val="00F81461"/>
    <w:rsid w:val="00F814FF"/>
    <w:rsid w:val="00F81CC6"/>
    <w:rsid w:val="00F81CF5"/>
    <w:rsid w:val="00F82610"/>
    <w:rsid w:val="00F84632"/>
    <w:rsid w:val="00F84D24"/>
    <w:rsid w:val="00F84D6B"/>
    <w:rsid w:val="00F853D7"/>
    <w:rsid w:val="00F86078"/>
    <w:rsid w:val="00F86735"/>
    <w:rsid w:val="00F86850"/>
    <w:rsid w:val="00F86E0F"/>
    <w:rsid w:val="00F902BA"/>
    <w:rsid w:val="00F920BD"/>
    <w:rsid w:val="00F9288F"/>
    <w:rsid w:val="00F929A5"/>
    <w:rsid w:val="00F92BA3"/>
    <w:rsid w:val="00F93833"/>
    <w:rsid w:val="00F94085"/>
    <w:rsid w:val="00F943F5"/>
    <w:rsid w:val="00F946B9"/>
    <w:rsid w:val="00F958EB"/>
    <w:rsid w:val="00F965C2"/>
    <w:rsid w:val="00F97752"/>
    <w:rsid w:val="00F97DDE"/>
    <w:rsid w:val="00F97F94"/>
    <w:rsid w:val="00FA00EF"/>
    <w:rsid w:val="00FA0AEF"/>
    <w:rsid w:val="00FA0FF0"/>
    <w:rsid w:val="00FA19FB"/>
    <w:rsid w:val="00FA2C24"/>
    <w:rsid w:val="00FA32F2"/>
    <w:rsid w:val="00FA3AF6"/>
    <w:rsid w:val="00FA4B2B"/>
    <w:rsid w:val="00FA5017"/>
    <w:rsid w:val="00FA53FA"/>
    <w:rsid w:val="00FA54D1"/>
    <w:rsid w:val="00FA5E10"/>
    <w:rsid w:val="00FA631C"/>
    <w:rsid w:val="00FA64D3"/>
    <w:rsid w:val="00FA6711"/>
    <w:rsid w:val="00FA685F"/>
    <w:rsid w:val="00FA6F9A"/>
    <w:rsid w:val="00FA7324"/>
    <w:rsid w:val="00FA7C7D"/>
    <w:rsid w:val="00FB01A3"/>
    <w:rsid w:val="00FB0A3D"/>
    <w:rsid w:val="00FB1F21"/>
    <w:rsid w:val="00FB308D"/>
    <w:rsid w:val="00FB3493"/>
    <w:rsid w:val="00FB4D29"/>
    <w:rsid w:val="00FB4E57"/>
    <w:rsid w:val="00FB513C"/>
    <w:rsid w:val="00FB592E"/>
    <w:rsid w:val="00FB5B94"/>
    <w:rsid w:val="00FB5EDF"/>
    <w:rsid w:val="00FB6447"/>
    <w:rsid w:val="00FB7F24"/>
    <w:rsid w:val="00FC04C1"/>
    <w:rsid w:val="00FC0BE8"/>
    <w:rsid w:val="00FC0D9D"/>
    <w:rsid w:val="00FC10E2"/>
    <w:rsid w:val="00FC1344"/>
    <w:rsid w:val="00FC1539"/>
    <w:rsid w:val="00FC18EB"/>
    <w:rsid w:val="00FC3332"/>
    <w:rsid w:val="00FC37D4"/>
    <w:rsid w:val="00FC409D"/>
    <w:rsid w:val="00FC439F"/>
    <w:rsid w:val="00FC4419"/>
    <w:rsid w:val="00FC445B"/>
    <w:rsid w:val="00FC4AB6"/>
    <w:rsid w:val="00FC558F"/>
    <w:rsid w:val="00FC5F79"/>
    <w:rsid w:val="00FC60A8"/>
    <w:rsid w:val="00FC6C87"/>
    <w:rsid w:val="00FC75D6"/>
    <w:rsid w:val="00FC7BA6"/>
    <w:rsid w:val="00FC7CE5"/>
    <w:rsid w:val="00FC7E7A"/>
    <w:rsid w:val="00FD05A3"/>
    <w:rsid w:val="00FD0CDE"/>
    <w:rsid w:val="00FD2A2D"/>
    <w:rsid w:val="00FD2A6F"/>
    <w:rsid w:val="00FD347F"/>
    <w:rsid w:val="00FD524B"/>
    <w:rsid w:val="00FD6411"/>
    <w:rsid w:val="00FD6DAA"/>
    <w:rsid w:val="00FD7475"/>
    <w:rsid w:val="00FD789E"/>
    <w:rsid w:val="00FE03F5"/>
    <w:rsid w:val="00FE05C9"/>
    <w:rsid w:val="00FE061A"/>
    <w:rsid w:val="00FE0EC6"/>
    <w:rsid w:val="00FE1750"/>
    <w:rsid w:val="00FE1B44"/>
    <w:rsid w:val="00FE201D"/>
    <w:rsid w:val="00FE2D93"/>
    <w:rsid w:val="00FE4628"/>
    <w:rsid w:val="00FE4D3B"/>
    <w:rsid w:val="00FE52D3"/>
    <w:rsid w:val="00FE56E1"/>
    <w:rsid w:val="00FE5CAE"/>
    <w:rsid w:val="00FE5E5F"/>
    <w:rsid w:val="00FE5FC2"/>
    <w:rsid w:val="00FE6674"/>
    <w:rsid w:val="00FE6A87"/>
    <w:rsid w:val="00FE6C88"/>
    <w:rsid w:val="00FE6EB2"/>
    <w:rsid w:val="00FE74A1"/>
    <w:rsid w:val="00FF0097"/>
    <w:rsid w:val="00FF0193"/>
    <w:rsid w:val="00FF0B13"/>
    <w:rsid w:val="00FF0CA1"/>
    <w:rsid w:val="00FF1C73"/>
    <w:rsid w:val="00FF2D46"/>
    <w:rsid w:val="00FF3EE3"/>
    <w:rsid w:val="00FF4D6C"/>
    <w:rsid w:val="00FF5246"/>
    <w:rsid w:val="00FF5313"/>
    <w:rsid w:val="00FF63F5"/>
    <w:rsid w:val="00FF70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BF77A"/>
  <w15:docId w15:val="{20C15ABE-5C87-4070-83C1-941D18C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4AD"/>
    <w:pPr>
      <w:tabs>
        <w:tab w:val="left" w:pos="576"/>
        <w:tab w:val="left" w:pos="1152"/>
        <w:tab w:val="left" w:pos="1728"/>
        <w:tab w:val="left" w:pos="2304"/>
        <w:tab w:val="left" w:pos="2880"/>
      </w:tabs>
      <w:spacing w:before="220"/>
    </w:pPr>
  </w:style>
  <w:style w:type="paragraph" w:styleId="Heading1">
    <w:name w:val="heading 1"/>
    <w:basedOn w:val="Normal"/>
    <w:next w:val="Normal"/>
    <w:link w:val="Heading1Char"/>
    <w:qFormat/>
    <w:rsid w:val="000844AD"/>
    <w:pPr>
      <w:keepNext/>
      <w:tabs>
        <w:tab w:val="clear" w:pos="576"/>
        <w:tab w:val="clear" w:pos="1152"/>
        <w:tab w:val="clear" w:pos="1728"/>
        <w:tab w:val="clear" w:pos="2304"/>
        <w:tab w:val="clear" w:pos="2880"/>
      </w:tabs>
      <w:spacing w:before="360"/>
      <w:outlineLvl w:val="0"/>
    </w:pPr>
    <w:rPr>
      <w:rFonts w:ascii="Arial" w:hAnsi="Arial"/>
      <w:b/>
      <w:caps/>
    </w:rPr>
  </w:style>
  <w:style w:type="paragraph" w:styleId="Heading2">
    <w:name w:val="heading 2"/>
    <w:basedOn w:val="Normal"/>
    <w:next w:val="Normal"/>
    <w:link w:val="Heading2Char"/>
    <w:semiHidden/>
    <w:unhideWhenUsed/>
    <w:qFormat/>
    <w:rsid w:val="00990C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semiHidden/>
    <w:unhideWhenUsed/>
    <w:qFormat/>
    <w:rsid w:val="003B373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44AD"/>
    <w:pPr>
      <w:ind w:left="576" w:right="72" w:hanging="576"/>
    </w:pPr>
  </w:style>
  <w:style w:type="paragraph" w:styleId="BodyText2">
    <w:name w:val="Body Text 2"/>
    <w:basedOn w:val="Normal"/>
    <w:link w:val="BodyText2Char"/>
    <w:rsid w:val="000844AD"/>
    <w:pPr>
      <w:spacing w:before="240" w:line="280" w:lineRule="exact"/>
    </w:pPr>
    <w:rPr>
      <w:b/>
      <w:bCs/>
      <w:sz w:val="24"/>
    </w:rPr>
  </w:style>
  <w:style w:type="paragraph" w:styleId="Header">
    <w:name w:val="header"/>
    <w:basedOn w:val="Normal"/>
    <w:link w:val="HeaderChar"/>
    <w:rsid w:val="000844AD"/>
    <w:pPr>
      <w:tabs>
        <w:tab w:val="clear" w:pos="576"/>
        <w:tab w:val="clear" w:pos="1152"/>
        <w:tab w:val="clear" w:pos="1728"/>
        <w:tab w:val="clear" w:pos="2304"/>
        <w:tab w:val="clear" w:pos="2880"/>
        <w:tab w:val="center" w:pos="4320"/>
        <w:tab w:val="right" w:pos="8640"/>
      </w:tabs>
    </w:pPr>
  </w:style>
  <w:style w:type="character" w:styleId="PageNumber">
    <w:name w:val="page number"/>
    <w:basedOn w:val="DefaultParagraphFont"/>
    <w:rsid w:val="000844AD"/>
  </w:style>
  <w:style w:type="paragraph" w:styleId="BodyText">
    <w:name w:val="Body Text"/>
    <w:basedOn w:val="Normal"/>
    <w:rsid w:val="000844AD"/>
    <w:pPr>
      <w:spacing w:after="120"/>
    </w:pPr>
  </w:style>
  <w:style w:type="paragraph" w:styleId="Footer">
    <w:name w:val="footer"/>
    <w:basedOn w:val="Normal"/>
    <w:link w:val="FooterChar"/>
    <w:uiPriority w:val="99"/>
    <w:rsid w:val="00E63D13"/>
    <w:pPr>
      <w:tabs>
        <w:tab w:val="clear" w:pos="576"/>
        <w:tab w:val="clear" w:pos="1152"/>
        <w:tab w:val="clear" w:pos="1728"/>
        <w:tab w:val="clear" w:pos="2304"/>
        <w:tab w:val="clear" w:pos="2880"/>
        <w:tab w:val="center" w:pos="4320"/>
        <w:tab w:val="right" w:pos="8640"/>
      </w:tabs>
    </w:pPr>
  </w:style>
  <w:style w:type="paragraph" w:styleId="BalloonText">
    <w:name w:val="Balloon Text"/>
    <w:basedOn w:val="Normal"/>
    <w:link w:val="BalloonTextChar"/>
    <w:rsid w:val="00EA0C26"/>
    <w:pPr>
      <w:spacing w:before="0"/>
    </w:pPr>
    <w:rPr>
      <w:rFonts w:ascii="Tahoma" w:hAnsi="Tahoma" w:cs="Tahoma"/>
      <w:sz w:val="16"/>
      <w:szCs w:val="16"/>
    </w:rPr>
  </w:style>
  <w:style w:type="character" w:customStyle="1" w:styleId="BalloonTextChar">
    <w:name w:val="Balloon Text Char"/>
    <w:basedOn w:val="DefaultParagraphFont"/>
    <w:link w:val="BalloonText"/>
    <w:rsid w:val="00EA0C26"/>
    <w:rPr>
      <w:rFonts w:ascii="Tahoma" w:hAnsi="Tahoma" w:cs="Tahoma"/>
      <w:sz w:val="16"/>
      <w:szCs w:val="16"/>
    </w:rPr>
  </w:style>
  <w:style w:type="character" w:customStyle="1" w:styleId="BodyText2Char">
    <w:name w:val="Body Text 2 Char"/>
    <w:basedOn w:val="DefaultParagraphFont"/>
    <w:link w:val="BodyText2"/>
    <w:rsid w:val="00D57F2D"/>
    <w:rPr>
      <w:b/>
      <w:bCs/>
      <w:sz w:val="24"/>
    </w:rPr>
  </w:style>
  <w:style w:type="character" w:customStyle="1" w:styleId="Heading4Char">
    <w:name w:val="Heading 4 Char"/>
    <w:basedOn w:val="DefaultParagraphFont"/>
    <w:link w:val="Heading4"/>
    <w:rsid w:val="003B373D"/>
    <w:rPr>
      <w:rFonts w:asciiTheme="majorHAnsi" w:eastAsiaTheme="majorEastAsia" w:hAnsiTheme="majorHAnsi" w:cstheme="majorBidi"/>
      <w:b/>
      <w:bCs/>
      <w:i/>
      <w:iCs/>
      <w:color w:val="4F81BD" w:themeColor="accent1"/>
    </w:rPr>
  </w:style>
  <w:style w:type="character" w:customStyle="1" w:styleId="Heading1Char">
    <w:name w:val="Heading 1 Char"/>
    <w:link w:val="Heading1"/>
    <w:rsid w:val="007B50E3"/>
    <w:rPr>
      <w:rFonts w:ascii="Arial" w:hAnsi="Arial"/>
      <w:b/>
      <w:caps/>
    </w:rPr>
  </w:style>
  <w:style w:type="paragraph" w:styleId="ListParagraph">
    <w:name w:val="List Paragraph"/>
    <w:basedOn w:val="Normal"/>
    <w:uiPriority w:val="34"/>
    <w:qFormat/>
    <w:rsid w:val="005117AF"/>
    <w:pPr>
      <w:ind w:left="720"/>
      <w:contextualSpacing/>
    </w:pPr>
  </w:style>
  <w:style w:type="paragraph" w:styleId="BodyText3">
    <w:name w:val="Body Text 3"/>
    <w:basedOn w:val="Normal"/>
    <w:link w:val="BodyText3Char"/>
    <w:unhideWhenUsed/>
    <w:rsid w:val="00045A2D"/>
    <w:pPr>
      <w:spacing w:after="120"/>
    </w:pPr>
    <w:rPr>
      <w:sz w:val="16"/>
      <w:szCs w:val="16"/>
    </w:rPr>
  </w:style>
  <w:style w:type="character" w:customStyle="1" w:styleId="BodyText3Char">
    <w:name w:val="Body Text 3 Char"/>
    <w:basedOn w:val="DefaultParagraphFont"/>
    <w:link w:val="BodyText3"/>
    <w:rsid w:val="00045A2D"/>
    <w:rPr>
      <w:sz w:val="16"/>
      <w:szCs w:val="16"/>
    </w:rPr>
  </w:style>
  <w:style w:type="character" w:customStyle="1" w:styleId="HeaderChar">
    <w:name w:val="Header Char"/>
    <w:basedOn w:val="DefaultParagraphFont"/>
    <w:link w:val="Header"/>
    <w:rsid w:val="00045A2D"/>
  </w:style>
  <w:style w:type="character" w:customStyle="1" w:styleId="FooterChar">
    <w:name w:val="Footer Char"/>
    <w:basedOn w:val="DefaultParagraphFont"/>
    <w:link w:val="Footer"/>
    <w:uiPriority w:val="99"/>
    <w:rsid w:val="00045A2D"/>
  </w:style>
  <w:style w:type="paragraph" w:customStyle="1" w:styleId="address">
    <w:name w:val="address"/>
    <w:basedOn w:val="BodyText3"/>
    <w:link w:val="addressChar"/>
    <w:rsid w:val="00045A2D"/>
    <w:pPr>
      <w:widowControl w:val="0"/>
      <w:tabs>
        <w:tab w:val="clear" w:pos="576"/>
        <w:tab w:val="clear" w:pos="1152"/>
        <w:tab w:val="clear" w:pos="1728"/>
        <w:tab w:val="clear" w:pos="2304"/>
        <w:tab w:val="clear" w:pos="2880"/>
      </w:tabs>
      <w:spacing w:before="240" w:after="0"/>
    </w:pPr>
    <w:rPr>
      <w:b/>
      <w:color w:val="000000"/>
      <w:sz w:val="24"/>
      <w:szCs w:val="20"/>
    </w:rPr>
  </w:style>
  <w:style w:type="character" w:customStyle="1" w:styleId="addressChar">
    <w:name w:val="address Char"/>
    <w:basedOn w:val="DefaultParagraphFont"/>
    <w:link w:val="address"/>
    <w:rsid w:val="00045A2D"/>
    <w:rPr>
      <w:b/>
      <w:color w:val="000000"/>
      <w:sz w:val="24"/>
    </w:rPr>
  </w:style>
  <w:style w:type="character" w:styleId="Hyperlink">
    <w:name w:val="Hyperlink"/>
    <w:basedOn w:val="DefaultParagraphFont"/>
    <w:rsid w:val="00F75984"/>
    <w:rPr>
      <w:color w:val="0000FF"/>
      <w:u w:val="single"/>
    </w:rPr>
  </w:style>
  <w:style w:type="paragraph" w:styleId="NormalWeb">
    <w:name w:val="Normal (Web)"/>
    <w:basedOn w:val="Normal"/>
    <w:uiPriority w:val="99"/>
    <w:unhideWhenUsed/>
    <w:rsid w:val="00D5343F"/>
    <w:pPr>
      <w:tabs>
        <w:tab w:val="clear" w:pos="576"/>
        <w:tab w:val="clear" w:pos="1152"/>
        <w:tab w:val="clear" w:pos="1728"/>
        <w:tab w:val="clear" w:pos="2304"/>
        <w:tab w:val="clear" w:pos="2880"/>
      </w:tabs>
      <w:spacing w:before="100" w:beforeAutospacing="1" w:after="100" w:afterAutospacing="1"/>
    </w:pPr>
    <w:rPr>
      <w:sz w:val="24"/>
      <w:szCs w:val="24"/>
    </w:rPr>
  </w:style>
  <w:style w:type="character" w:styleId="CommentReference">
    <w:name w:val="annotation reference"/>
    <w:basedOn w:val="DefaultParagraphFont"/>
    <w:semiHidden/>
    <w:unhideWhenUsed/>
    <w:rsid w:val="0060182E"/>
    <w:rPr>
      <w:sz w:val="16"/>
      <w:szCs w:val="16"/>
    </w:rPr>
  </w:style>
  <w:style w:type="paragraph" w:styleId="CommentText">
    <w:name w:val="annotation text"/>
    <w:basedOn w:val="Normal"/>
    <w:link w:val="CommentTextChar"/>
    <w:unhideWhenUsed/>
    <w:rsid w:val="0060182E"/>
  </w:style>
  <w:style w:type="character" w:customStyle="1" w:styleId="CommentTextChar">
    <w:name w:val="Comment Text Char"/>
    <w:basedOn w:val="DefaultParagraphFont"/>
    <w:link w:val="CommentText"/>
    <w:rsid w:val="0060182E"/>
  </w:style>
  <w:style w:type="paragraph" w:styleId="CommentSubject">
    <w:name w:val="annotation subject"/>
    <w:basedOn w:val="CommentText"/>
    <w:next w:val="CommentText"/>
    <w:link w:val="CommentSubjectChar"/>
    <w:semiHidden/>
    <w:unhideWhenUsed/>
    <w:rsid w:val="0060182E"/>
    <w:rPr>
      <w:b/>
      <w:bCs/>
    </w:rPr>
  </w:style>
  <w:style w:type="character" w:customStyle="1" w:styleId="CommentSubjectChar">
    <w:name w:val="Comment Subject Char"/>
    <w:basedOn w:val="CommentTextChar"/>
    <w:link w:val="CommentSubject"/>
    <w:semiHidden/>
    <w:rsid w:val="0060182E"/>
    <w:rPr>
      <w:b/>
      <w:bCs/>
    </w:rPr>
  </w:style>
  <w:style w:type="paragraph" w:customStyle="1" w:styleId="paragraph">
    <w:name w:val="paragraph"/>
    <w:basedOn w:val="Normal"/>
    <w:rsid w:val="009C696A"/>
    <w:pPr>
      <w:tabs>
        <w:tab w:val="clear" w:pos="576"/>
        <w:tab w:val="clear" w:pos="1152"/>
        <w:tab w:val="clear" w:pos="1728"/>
        <w:tab w:val="clear" w:pos="2304"/>
        <w:tab w:val="clear" w:pos="2880"/>
      </w:tabs>
      <w:spacing w:before="0"/>
    </w:pPr>
    <w:rPr>
      <w:sz w:val="24"/>
      <w:szCs w:val="24"/>
    </w:rPr>
  </w:style>
  <w:style w:type="character" w:customStyle="1" w:styleId="normaltextrun1">
    <w:name w:val="normaltextrun1"/>
    <w:basedOn w:val="DefaultParagraphFont"/>
    <w:rsid w:val="009C696A"/>
  </w:style>
  <w:style w:type="character" w:customStyle="1" w:styleId="eop">
    <w:name w:val="eop"/>
    <w:basedOn w:val="DefaultParagraphFont"/>
    <w:rsid w:val="009C696A"/>
  </w:style>
  <w:style w:type="character" w:customStyle="1" w:styleId="spellingerror">
    <w:name w:val="spellingerror"/>
    <w:basedOn w:val="DefaultParagraphFont"/>
    <w:rsid w:val="00FE4628"/>
  </w:style>
  <w:style w:type="character" w:customStyle="1" w:styleId="advancedproofingissue">
    <w:name w:val="advancedproofingissue"/>
    <w:basedOn w:val="DefaultParagraphFont"/>
    <w:rsid w:val="00FE4628"/>
  </w:style>
  <w:style w:type="character" w:customStyle="1" w:styleId="Heading2Char">
    <w:name w:val="Heading 2 Char"/>
    <w:basedOn w:val="DefaultParagraphFont"/>
    <w:link w:val="Heading2"/>
    <w:semiHidden/>
    <w:rsid w:val="00990CBA"/>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990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769">
      <w:bodyDiv w:val="1"/>
      <w:marLeft w:val="0"/>
      <w:marRight w:val="0"/>
      <w:marTop w:val="0"/>
      <w:marBottom w:val="0"/>
      <w:divBdr>
        <w:top w:val="none" w:sz="0" w:space="0" w:color="auto"/>
        <w:left w:val="none" w:sz="0" w:space="0" w:color="auto"/>
        <w:bottom w:val="none" w:sz="0" w:space="0" w:color="auto"/>
        <w:right w:val="none" w:sz="0" w:space="0" w:color="auto"/>
      </w:divBdr>
    </w:div>
    <w:div w:id="1066876164">
      <w:bodyDiv w:val="1"/>
      <w:marLeft w:val="0"/>
      <w:marRight w:val="0"/>
      <w:marTop w:val="0"/>
      <w:marBottom w:val="0"/>
      <w:divBdr>
        <w:top w:val="none" w:sz="0" w:space="0" w:color="auto"/>
        <w:left w:val="none" w:sz="0" w:space="0" w:color="auto"/>
        <w:bottom w:val="none" w:sz="0" w:space="0" w:color="auto"/>
        <w:right w:val="none" w:sz="0" w:space="0" w:color="auto"/>
      </w:divBdr>
    </w:div>
    <w:div w:id="1261796738">
      <w:bodyDiv w:val="1"/>
      <w:marLeft w:val="0"/>
      <w:marRight w:val="0"/>
      <w:marTop w:val="0"/>
      <w:marBottom w:val="0"/>
      <w:divBdr>
        <w:top w:val="none" w:sz="0" w:space="0" w:color="auto"/>
        <w:left w:val="none" w:sz="0" w:space="0" w:color="auto"/>
        <w:bottom w:val="none" w:sz="0" w:space="0" w:color="auto"/>
        <w:right w:val="none" w:sz="0" w:space="0" w:color="auto"/>
      </w:divBdr>
    </w:div>
    <w:div w:id="16555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65b15ebe-7e16-40dc-aaad-16934b66b40e">M&amp;A Sell Side</Category>
    <Category0 xmlns="65b15ebe-7e16-40dc-aaad-16934b66b40e">M&amp;A</Category0>
    <Department xmlns="65b15ebe-7e16-40dc-aaad-16934b66b40e">Tax</Departmen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050A74BA8B624FBF0C4BB8E28A60CC" ma:contentTypeVersion="8" ma:contentTypeDescription="Create a new document." ma:contentTypeScope="" ma:versionID="76f2a7541faac644e441c553452dfe1f">
  <xsd:schema xmlns:xsd="http://www.w3.org/2001/XMLSchema" xmlns:xs="http://www.w3.org/2001/XMLSchema" xmlns:p="http://schemas.microsoft.com/office/2006/metadata/properties" xmlns:ns2="65b15ebe-7e16-40dc-aaad-16934b66b40e" targetNamespace="http://schemas.microsoft.com/office/2006/metadata/properties" ma:root="true" ma:fieldsID="3b9cce21b213cb4ebf86a6df5ce94d1b" ns2:_="">
    <xsd:import namespace="65b15ebe-7e16-40dc-aaad-16934b66b40e"/>
    <xsd:element name="properties">
      <xsd:complexType>
        <xsd:sequence>
          <xsd:element name="documentManagement">
            <xsd:complexType>
              <xsd:all>
                <xsd:element ref="ns2:Category" minOccurs="0"/>
                <xsd:element ref="ns2:Department" minOccurs="0"/>
                <xsd:element ref="ns2:Category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15ebe-7e16-40dc-aaad-16934b66b40e" elementFormDefault="qualified">
    <xsd:import namespace="http://schemas.microsoft.com/office/2006/documentManagement/types"/>
    <xsd:import namespace="http://schemas.microsoft.com/office/infopath/2007/PartnerControls"/>
    <xsd:element name="Category" ma:index="4" nillable="true" ma:displayName="Description" ma:format="Dropdown" ma:internalName="Category" ma:readOnly="false">
      <xsd:simpleType>
        <xsd:restriction base="dms:Choice">
          <xsd:enumeration value="AUP"/>
          <xsd:enumeration value="Broker Dealer"/>
          <xsd:enumeration value="C Corporation Tax Return"/>
          <xsd:enumeration value="Compliations"/>
          <xsd:enumeration value="Cost Certification"/>
          <xsd:enumeration value="Estate Tax Return"/>
          <xsd:enumeration value="Exempt Organization Tax Return"/>
          <xsd:enumeration value="Gift Tax Return"/>
          <xsd:enumeration value="HCD"/>
          <xsd:enumeration value="HUD"/>
          <xsd:enumeration value="Individual Tax Return"/>
          <xsd:enumeration value="Julie's Group"/>
          <xsd:enumeration value="LAHD"/>
          <xsd:enumeration value="LIH"/>
          <xsd:enumeration value="Litigation Support"/>
          <xsd:enumeration value="M&amp;A Buy Side"/>
          <xsd:enumeration value="M&amp;A Sell Side"/>
          <xsd:enumeration value="Mara's Group"/>
          <xsd:enumeration value="Nonprofit Organizations"/>
          <xsd:enumeration value="Nonpublic Companies"/>
          <xsd:enumeration value="Partnership Tax Return"/>
          <xsd:enumeration value="Positive Cash Flow"/>
          <xsd:enumeration value="Reviews"/>
          <xsd:enumeration value="S Corporation Tax Return"/>
          <xsd:enumeration value="Tax Consulting"/>
          <xsd:enumeration value="Tax Litigation"/>
          <xsd:enumeration value="Tax Memo Template"/>
          <xsd:enumeration value="Tax Provision"/>
          <xsd:enumeration value="Template"/>
          <xsd:enumeration value="Transition"/>
          <xsd:enumeration value="Trust Tax Return"/>
        </xsd:restriction>
      </xsd:simpleType>
    </xsd:element>
    <xsd:element name="Department" ma:index="5" nillable="true" ma:displayName="Department" ma:format="Dropdown" ma:internalName="Department" ma:readOnly="false">
      <xsd:simpleType>
        <xsd:restriction base="dms:Choice">
          <xsd:enumeration value="Audit"/>
          <xsd:enumeration value="Business Management"/>
          <xsd:enumeration value="Tax"/>
        </xsd:restriction>
      </xsd:simpleType>
    </xsd:element>
    <xsd:element name="Category0" ma:index="6" nillable="true" ma:displayName="Category" ma:format="Dropdown" ma:internalName="Category0" ma:readOnly="false">
      <xsd:simpleType>
        <xsd:restriction base="dms:Choice">
          <xsd:enumeration value="Conflict Waiver"/>
          <xsd:enumeration value="Disengagement Letters"/>
          <xsd:enumeration value="Engagement Letters"/>
          <xsd:enumeration value="Consent to Electronic K-1"/>
          <xsd:enumeration value="Miscellaneous"/>
          <xsd:enumeration value="Organizer Letter"/>
          <xsd:enumeration value="Request for Tax Return Information"/>
          <xsd:enumeration value="Tax Memorandum Templates"/>
          <xsd:enumeration value="Access Letters"/>
          <xsd:enumeration value="Transition to New CPA"/>
          <xsd:enumeration value="Year-End Planning"/>
          <xsd:enumeration value="M&amp;A"/>
          <xsd:enumeration value="M&amp;A Workpaper Access"/>
          <xsd:enumeration value="Other"/>
          <xsd:enumeration valu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34B27C-BB85-4D04-88AE-60D142C6B34D}">
  <ds:schemaRefs>
    <ds:schemaRef ds:uri="http://schemas.microsoft.com/office/2006/metadata/properties"/>
    <ds:schemaRef ds:uri="http://schemas.microsoft.com/office/infopath/2007/PartnerControls"/>
    <ds:schemaRef ds:uri="65b15ebe-7e16-40dc-aaad-16934b66b40e"/>
  </ds:schemaRefs>
</ds:datastoreItem>
</file>

<file path=customXml/itemProps2.xml><?xml version="1.0" encoding="utf-8"?>
<ds:datastoreItem xmlns:ds="http://schemas.openxmlformats.org/officeDocument/2006/customXml" ds:itemID="{15AFFBD4-906C-4307-8A61-C57EF3E94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15ebe-7e16-40dc-aaad-16934b66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07881D-44D7-43F0-855F-4A66938746F6}">
  <ds:schemaRefs>
    <ds:schemaRef ds:uri="http://schemas.microsoft.com/sharepoint/v3/contenttype/forms"/>
  </ds:schemaRefs>
</ds:datastoreItem>
</file>

<file path=customXml/itemProps4.xml><?xml version="1.0" encoding="utf-8"?>
<ds:datastoreItem xmlns:ds="http://schemas.openxmlformats.org/officeDocument/2006/customXml" ds:itemID="{5C8F7DAC-5F77-4A2E-9012-52032FCEF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2434</Words>
  <Characters>13320</Characters>
  <Application>Microsoft Office Word</Application>
  <DocSecurity>0</DocSecurity>
  <Lines>229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Arthur McDaniel</dc:creator>
  <cp:lastModifiedBy>Steve Squillario</cp:lastModifiedBy>
  <cp:revision>2</cp:revision>
  <cp:lastPrinted>2016-02-12T23:23:00Z</cp:lastPrinted>
  <dcterms:created xsi:type="dcterms:W3CDTF">2026-02-26T01:44:00Z</dcterms:created>
  <dcterms:modified xsi:type="dcterms:W3CDTF">2026-02-26T01:44:00Z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0x010100DD050A74BA8B624FBF0C4BB8E28A60CC</vt:lpwstr>
  </property>
  <property fmtid="{D5CDD505-2E9C-101B-9397-08002B2CF9AE}" pid="3" name="Category0">
    <vt:lpwstr>Engagement Letters</vt:lpwstr>
  </property>
  <property fmtid="{D5CDD505-2E9C-101B-9397-08002B2CF9AE}" pid="4" name="Category">
    <vt:lpwstr>M&amp;A Sell Side</vt:lpwstr>
  </property>
  <property fmtid="{D5CDD505-2E9C-101B-9397-08002B2CF9AE}" pid="5" name="Department">
    <vt:lpwstr>Tax</vt:lpwstr>
  </property>
</Properties>
</file>