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101" w:type="dxa"/>
        <w:tblLayout w:type="fixed"/>
        <w:tblLook w:val="0000" w:firstRow="0" w:lastRow="0" w:firstColumn="0" w:lastColumn="0" w:noHBand="0" w:noVBand="0"/>
      </w:tblPr>
      <w:tblGrid>
        <w:gridCol w:w="6520"/>
        <w:gridCol w:w="709"/>
      </w:tblGrid>
      <w:tr w:rsidR="00241AFD" w:rsidRPr="000820D5" w14:paraId="2D2DCE3C" w14:textId="77777777" w:rsidTr="004C27AA">
        <w:tc>
          <w:tcPr>
            <w:tcW w:w="6520" w:type="dxa"/>
          </w:tcPr>
          <w:p w14:paraId="1F902187" w14:textId="0BD47C91" w:rsidR="00B83199" w:rsidRPr="00241AFD" w:rsidRDefault="001C66D1" w:rsidP="003E5227">
            <w:pPr>
              <w:pStyle w:val="AMNormal"/>
              <w:jc w:val="center"/>
              <w:rPr>
                <w:sz w:val="28"/>
                <w:szCs w:val="28"/>
              </w:rPr>
            </w:pPr>
            <w:r w:rsidRPr="001C66D1">
              <w:rPr>
                <w:sz w:val="28"/>
                <w:szCs w:val="28"/>
              </w:rPr>
              <w:t>Beringarius Capital</w:t>
            </w:r>
            <w:r w:rsidR="002B30F7">
              <w:rPr>
                <w:sz w:val="28"/>
                <w:szCs w:val="28"/>
              </w:rPr>
              <w:t xml:space="preserve"> Ltd</w:t>
            </w:r>
            <w:r w:rsidR="00856B34">
              <w:rPr>
                <w:sz w:val="28"/>
                <w:szCs w:val="28"/>
              </w:rPr>
              <w:t xml:space="preserve"> </w:t>
            </w:r>
          </w:p>
        </w:tc>
        <w:tc>
          <w:tcPr>
            <w:tcW w:w="709" w:type="dxa"/>
          </w:tcPr>
          <w:p w14:paraId="776307C3" w14:textId="77777777" w:rsidR="00B83199" w:rsidRPr="00B7402C" w:rsidRDefault="00B83199" w:rsidP="0058597F">
            <w:pPr>
              <w:spacing w:after="240"/>
              <w:jc w:val="center"/>
              <w:rPr>
                <w:b/>
                <w:bCs/>
                <w:lang w:val="en-GB" w:eastAsia="zh-CN" w:bidi="he-IL"/>
              </w:rPr>
            </w:pPr>
          </w:p>
        </w:tc>
      </w:tr>
      <w:tr w:rsidR="00241AFD" w:rsidRPr="00241AFD" w14:paraId="411CAD48" w14:textId="77777777" w:rsidTr="004C27AA">
        <w:tc>
          <w:tcPr>
            <w:tcW w:w="6520" w:type="dxa"/>
          </w:tcPr>
          <w:p w14:paraId="514D9A27" w14:textId="12A8EB49" w:rsidR="00B83199" w:rsidRPr="00241AFD" w:rsidRDefault="0061034C" w:rsidP="003E5227">
            <w:pPr>
              <w:pStyle w:val="AMNormal"/>
              <w:jc w:val="center"/>
              <w:rPr>
                <w:sz w:val="28"/>
                <w:szCs w:val="28"/>
                <w:lang w:eastAsia="zh-CN" w:bidi="he-IL"/>
              </w:rPr>
            </w:pPr>
            <w:r w:rsidRPr="00241AFD">
              <w:rPr>
                <w:sz w:val="28"/>
              </w:rPr>
              <w:t xml:space="preserve">as </w:t>
            </w:r>
            <w:r w:rsidR="00411BB3">
              <w:rPr>
                <w:sz w:val="28"/>
              </w:rPr>
              <w:t>Company</w:t>
            </w:r>
          </w:p>
        </w:tc>
        <w:tc>
          <w:tcPr>
            <w:tcW w:w="709" w:type="dxa"/>
          </w:tcPr>
          <w:p w14:paraId="291FB983" w14:textId="77777777" w:rsidR="00B83199" w:rsidRPr="00241AFD" w:rsidRDefault="00B83199" w:rsidP="0058597F">
            <w:pPr>
              <w:spacing w:after="240"/>
              <w:jc w:val="center"/>
              <w:rPr>
                <w:b/>
                <w:bCs/>
                <w:lang w:eastAsia="zh-CN" w:bidi="he-IL"/>
              </w:rPr>
            </w:pPr>
          </w:p>
        </w:tc>
      </w:tr>
      <w:tr w:rsidR="00241AFD" w:rsidRPr="00241AFD" w14:paraId="0DB7753C" w14:textId="77777777" w:rsidTr="004C27AA">
        <w:trPr>
          <w:trHeight w:val="515"/>
        </w:trPr>
        <w:tc>
          <w:tcPr>
            <w:tcW w:w="6520" w:type="dxa"/>
          </w:tcPr>
          <w:p w14:paraId="04308312" w14:textId="77777777" w:rsidR="00B83199" w:rsidRPr="00241AFD" w:rsidRDefault="00B83199" w:rsidP="003E5227">
            <w:pPr>
              <w:pStyle w:val="AMNormal"/>
              <w:jc w:val="center"/>
              <w:rPr>
                <w:sz w:val="28"/>
                <w:szCs w:val="28"/>
                <w:lang w:eastAsia="zh-CN" w:bidi="he-IL"/>
              </w:rPr>
            </w:pPr>
            <w:r w:rsidRPr="00241AFD">
              <w:rPr>
                <w:sz w:val="28"/>
                <w:szCs w:val="28"/>
              </w:rPr>
              <w:t>and</w:t>
            </w:r>
          </w:p>
        </w:tc>
        <w:tc>
          <w:tcPr>
            <w:tcW w:w="709" w:type="dxa"/>
          </w:tcPr>
          <w:p w14:paraId="5420E9D5" w14:textId="77777777" w:rsidR="00B83199" w:rsidRPr="00241AFD" w:rsidRDefault="00B83199" w:rsidP="0058597F">
            <w:pPr>
              <w:spacing w:after="240"/>
              <w:jc w:val="center"/>
              <w:rPr>
                <w:b/>
                <w:bCs/>
                <w:lang w:eastAsia="zh-CN" w:bidi="he-IL"/>
              </w:rPr>
            </w:pPr>
          </w:p>
        </w:tc>
      </w:tr>
      <w:tr w:rsidR="00241AFD" w:rsidRPr="00241AFD" w14:paraId="76B81C7F" w14:textId="77777777" w:rsidTr="004C27AA">
        <w:tc>
          <w:tcPr>
            <w:tcW w:w="6520" w:type="dxa"/>
          </w:tcPr>
          <w:p w14:paraId="336C2147" w14:textId="77777777" w:rsidR="00B83199" w:rsidRDefault="00DE3BB9" w:rsidP="003E5227">
            <w:pPr>
              <w:pStyle w:val="AMNormal"/>
              <w:jc w:val="center"/>
              <w:rPr>
                <w:ins w:id="0" w:author="Chujun Yang" w:date="2026-02-23T14:27:00Z" w16du:dateUtc="2026-02-23T19:27:00Z"/>
                <w:sz w:val="28"/>
                <w:szCs w:val="28"/>
                <w:lang w:val="fr-FR"/>
              </w:rPr>
            </w:pPr>
            <w:del w:id="1" w:author="Chujun Yang" w:date="2026-02-23T14:26:00Z" w16du:dateUtc="2026-02-23T19:26:00Z">
              <w:r w:rsidDel="00B65E12">
                <w:rPr>
                  <w:sz w:val="28"/>
                  <w:szCs w:val="28"/>
                  <w:lang w:val="fr-FR"/>
                </w:rPr>
                <w:delText>[Recipient Name]</w:delText>
              </w:r>
              <w:r w:rsidR="00856B34" w:rsidDel="00B65E12">
                <w:rPr>
                  <w:sz w:val="28"/>
                  <w:szCs w:val="28"/>
                  <w:lang w:val="fr-FR"/>
                </w:rPr>
                <w:delText xml:space="preserve"> </w:delText>
              </w:r>
            </w:del>
          </w:p>
          <w:p w14:paraId="52194501" w14:textId="3C6B4DFF" w:rsidR="00B65E12" w:rsidRPr="00351955" w:rsidRDefault="00B65E12" w:rsidP="003E5227">
            <w:pPr>
              <w:pStyle w:val="AMNormal"/>
              <w:jc w:val="center"/>
              <w:rPr>
                <w:sz w:val="28"/>
                <w:szCs w:val="28"/>
                <w:lang w:val="fr-FR" w:eastAsia="zh-CN" w:bidi="he-IL"/>
              </w:rPr>
            </w:pPr>
            <w:ins w:id="2" w:author="Chujun Yang" w:date="2026-02-23T14:27:00Z" w16du:dateUtc="2026-02-23T19:27:00Z">
              <w:r w:rsidRPr="00B65E12">
                <w:rPr>
                  <w:sz w:val="28"/>
                  <w:szCs w:val="28"/>
                  <w:lang w:val="fr-FR" w:eastAsia="zh-CN" w:bidi="he-IL"/>
                </w:rPr>
                <w:t>Colbeck Capital Management, LLC</w:t>
              </w:r>
            </w:ins>
          </w:p>
        </w:tc>
        <w:tc>
          <w:tcPr>
            <w:tcW w:w="709" w:type="dxa"/>
          </w:tcPr>
          <w:p w14:paraId="2E7918C5" w14:textId="77777777" w:rsidR="00B83199" w:rsidRPr="00241AFD" w:rsidRDefault="00B83199" w:rsidP="0058597F">
            <w:pPr>
              <w:spacing w:after="240"/>
              <w:jc w:val="center"/>
              <w:rPr>
                <w:b/>
                <w:bCs/>
                <w:lang w:eastAsia="zh-CN" w:bidi="he-IL"/>
              </w:rPr>
            </w:pPr>
          </w:p>
        </w:tc>
      </w:tr>
      <w:tr w:rsidR="00241AFD" w:rsidRPr="00241AFD" w14:paraId="0511FE2A" w14:textId="77777777" w:rsidTr="004C27AA">
        <w:tc>
          <w:tcPr>
            <w:tcW w:w="6520" w:type="dxa"/>
          </w:tcPr>
          <w:p w14:paraId="102A39AA" w14:textId="755715E0" w:rsidR="00B83199" w:rsidRPr="00241AFD" w:rsidRDefault="0061034C" w:rsidP="003E5227">
            <w:pPr>
              <w:pStyle w:val="AMNormal"/>
              <w:jc w:val="center"/>
              <w:rPr>
                <w:sz w:val="28"/>
                <w:szCs w:val="28"/>
                <w:lang w:eastAsia="zh-CN" w:bidi="he-IL"/>
              </w:rPr>
            </w:pPr>
            <w:r w:rsidRPr="00241AFD">
              <w:rPr>
                <w:sz w:val="28"/>
              </w:rPr>
              <w:t xml:space="preserve">as </w:t>
            </w:r>
            <w:r w:rsidR="00411BB3">
              <w:rPr>
                <w:sz w:val="28"/>
              </w:rPr>
              <w:t>Recipient</w:t>
            </w:r>
          </w:p>
        </w:tc>
        <w:tc>
          <w:tcPr>
            <w:tcW w:w="709" w:type="dxa"/>
          </w:tcPr>
          <w:p w14:paraId="3EF2D63F" w14:textId="77777777" w:rsidR="00B83199" w:rsidRPr="00241AFD" w:rsidRDefault="00B83199" w:rsidP="0058597F">
            <w:pPr>
              <w:spacing w:after="240"/>
              <w:jc w:val="center"/>
              <w:rPr>
                <w:b/>
                <w:bCs/>
                <w:lang w:eastAsia="zh-CN" w:bidi="he-IL"/>
              </w:rPr>
            </w:pPr>
          </w:p>
        </w:tc>
      </w:tr>
      <w:tr w:rsidR="00241AFD" w:rsidRPr="00241AFD" w14:paraId="1E9E8AA5" w14:textId="77777777" w:rsidTr="004C27AA">
        <w:tc>
          <w:tcPr>
            <w:tcW w:w="6520" w:type="dxa"/>
          </w:tcPr>
          <w:p w14:paraId="1E504B7B" w14:textId="77777777" w:rsidR="00B83199" w:rsidRPr="00241AFD" w:rsidRDefault="00B83199" w:rsidP="003E5227">
            <w:pPr>
              <w:pStyle w:val="AMNormal"/>
              <w:jc w:val="center"/>
              <w:rPr>
                <w:sz w:val="28"/>
                <w:szCs w:val="28"/>
              </w:rPr>
            </w:pPr>
          </w:p>
        </w:tc>
        <w:tc>
          <w:tcPr>
            <w:tcW w:w="709" w:type="dxa"/>
          </w:tcPr>
          <w:p w14:paraId="096C6655" w14:textId="77777777" w:rsidR="00B83199" w:rsidRPr="00241AFD" w:rsidRDefault="00B83199" w:rsidP="0058597F">
            <w:pPr>
              <w:spacing w:after="240"/>
              <w:jc w:val="center"/>
              <w:rPr>
                <w:b/>
                <w:bCs/>
                <w:lang w:eastAsia="zh-CN" w:bidi="he-IL"/>
              </w:rPr>
            </w:pPr>
          </w:p>
        </w:tc>
      </w:tr>
      <w:tr w:rsidR="00241AFD" w:rsidRPr="00241AFD" w14:paraId="47E12CA2" w14:textId="77777777" w:rsidTr="004C27AA">
        <w:tc>
          <w:tcPr>
            <w:tcW w:w="6520" w:type="dxa"/>
          </w:tcPr>
          <w:p w14:paraId="4339A585" w14:textId="77777777" w:rsidR="00B83199" w:rsidRPr="00241AFD" w:rsidRDefault="00B83199" w:rsidP="003E5227">
            <w:pPr>
              <w:pStyle w:val="AMNormal"/>
              <w:jc w:val="center"/>
              <w:rPr>
                <w:sz w:val="28"/>
                <w:szCs w:val="28"/>
              </w:rPr>
            </w:pPr>
          </w:p>
        </w:tc>
        <w:tc>
          <w:tcPr>
            <w:tcW w:w="709" w:type="dxa"/>
          </w:tcPr>
          <w:p w14:paraId="158FC765" w14:textId="77777777" w:rsidR="00B83199" w:rsidRPr="00241AFD" w:rsidRDefault="00B83199" w:rsidP="0058597F">
            <w:pPr>
              <w:spacing w:after="240"/>
              <w:jc w:val="center"/>
              <w:rPr>
                <w:b/>
                <w:bCs/>
                <w:lang w:eastAsia="zh-CN" w:bidi="he-IL"/>
              </w:rPr>
            </w:pPr>
          </w:p>
        </w:tc>
      </w:tr>
      <w:tr w:rsidR="00241AFD" w:rsidRPr="00241AFD" w14:paraId="72896876" w14:textId="77777777" w:rsidTr="004C27AA">
        <w:tc>
          <w:tcPr>
            <w:tcW w:w="6520" w:type="dxa"/>
          </w:tcPr>
          <w:p w14:paraId="247A0C82" w14:textId="77777777" w:rsidR="00B83199" w:rsidRPr="00241AFD" w:rsidRDefault="00B83199" w:rsidP="003E5227">
            <w:pPr>
              <w:pStyle w:val="AMNormal"/>
              <w:jc w:val="center"/>
              <w:rPr>
                <w:sz w:val="28"/>
                <w:szCs w:val="28"/>
              </w:rPr>
            </w:pPr>
          </w:p>
        </w:tc>
        <w:tc>
          <w:tcPr>
            <w:tcW w:w="709" w:type="dxa"/>
          </w:tcPr>
          <w:p w14:paraId="793E9FE7" w14:textId="77777777" w:rsidR="00B83199" w:rsidRPr="00241AFD" w:rsidRDefault="00B83199" w:rsidP="0058597F">
            <w:pPr>
              <w:spacing w:after="240"/>
              <w:jc w:val="center"/>
              <w:rPr>
                <w:b/>
                <w:bCs/>
                <w:lang w:eastAsia="zh-CN" w:bidi="he-IL"/>
              </w:rPr>
            </w:pPr>
          </w:p>
        </w:tc>
      </w:tr>
      <w:tr w:rsidR="00241AFD" w:rsidRPr="00241AFD" w14:paraId="18C956D7" w14:textId="77777777" w:rsidTr="0058597F">
        <w:trPr>
          <w:trHeight w:hRule="exact" w:val="958"/>
        </w:trPr>
        <w:tc>
          <w:tcPr>
            <w:tcW w:w="6520" w:type="dxa"/>
          </w:tcPr>
          <w:p w14:paraId="1C796756" w14:textId="77777777" w:rsidR="00B83199" w:rsidRPr="00241AFD" w:rsidRDefault="00B83199" w:rsidP="003E5227">
            <w:pPr>
              <w:pStyle w:val="AMNormal"/>
              <w:jc w:val="center"/>
              <w:rPr>
                <w:sz w:val="28"/>
                <w:szCs w:val="28"/>
                <w:lang w:eastAsia="zh-CN" w:bidi="he-IL"/>
              </w:rPr>
            </w:pPr>
          </w:p>
        </w:tc>
        <w:tc>
          <w:tcPr>
            <w:tcW w:w="709" w:type="dxa"/>
          </w:tcPr>
          <w:p w14:paraId="787E1A71" w14:textId="77777777" w:rsidR="00B83199" w:rsidRPr="00241AFD" w:rsidRDefault="00B83199" w:rsidP="0058597F">
            <w:pPr>
              <w:spacing w:after="240"/>
              <w:jc w:val="center"/>
              <w:rPr>
                <w:b/>
                <w:bCs/>
                <w:lang w:eastAsia="zh-CN" w:bidi="he-IL"/>
              </w:rPr>
            </w:pPr>
          </w:p>
        </w:tc>
      </w:tr>
      <w:tr w:rsidR="00241AFD" w:rsidRPr="00241AFD" w14:paraId="103A5DD7" w14:textId="77777777" w:rsidTr="004C27AA">
        <w:tc>
          <w:tcPr>
            <w:tcW w:w="6520" w:type="dxa"/>
            <w:tcBorders>
              <w:bottom w:val="single" w:sz="4" w:space="0" w:color="auto"/>
            </w:tcBorders>
          </w:tcPr>
          <w:p w14:paraId="7F153E42" w14:textId="77777777" w:rsidR="00B83199" w:rsidRPr="00241AFD" w:rsidRDefault="00B83199" w:rsidP="003E5227">
            <w:pPr>
              <w:pStyle w:val="AMNormal"/>
              <w:jc w:val="center"/>
              <w:rPr>
                <w:sz w:val="28"/>
                <w:szCs w:val="28"/>
                <w:lang w:eastAsia="zh-CN" w:bidi="he-IL"/>
              </w:rPr>
            </w:pPr>
          </w:p>
        </w:tc>
        <w:tc>
          <w:tcPr>
            <w:tcW w:w="709" w:type="dxa"/>
          </w:tcPr>
          <w:p w14:paraId="6D02671B" w14:textId="77777777" w:rsidR="00B83199" w:rsidRPr="00241AFD" w:rsidRDefault="00B83199" w:rsidP="0058597F">
            <w:pPr>
              <w:spacing w:after="240"/>
              <w:jc w:val="center"/>
              <w:rPr>
                <w:b/>
                <w:bCs/>
                <w:lang w:eastAsia="zh-CN" w:bidi="he-IL"/>
              </w:rPr>
            </w:pPr>
          </w:p>
        </w:tc>
      </w:tr>
      <w:tr w:rsidR="00241AFD" w:rsidRPr="00241AFD" w14:paraId="29E20C6C" w14:textId="77777777" w:rsidTr="004C27AA">
        <w:tc>
          <w:tcPr>
            <w:tcW w:w="6520" w:type="dxa"/>
            <w:tcBorders>
              <w:top w:val="single" w:sz="4" w:space="0" w:color="auto"/>
              <w:bottom w:val="single" w:sz="4" w:space="0" w:color="auto"/>
            </w:tcBorders>
          </w:tcPr>
          <w:p w14:paraId="2A2EAB4B" w14:textId="77777777" w:rsidR="00B83199" w:rsidRPr="00241AFD" w:rsidRDefault="0061034C" w:rsidP="003E5227">
            <w:pPr>
              <w:pStyle w:val="AMNormal"/>
              <w:jc w:val="center"/>
              <w:rPr>
                <w:sz w:val="28"/>
                <w:szCs w:val="28"/>
                <w:lang w:eastAsia="zh-CN" w:bidi="he-IL"/>
              </w:rPr>
            </w:pPr>
            <w:r w:rsidRPr="00241AFD">
              <w:rPr>
                <w:sz w:val="28"/>
              </w:rPr>
              <w:t>Confidentiality Agreement</w:t>
            </w:r>
          </w:p>
        </w:tc>
        <w:tc>
          <w:tcPr>
            <w:tcW w:w="709" w:type="dxa"/>
            <w:tcBorders>
              <w:left w:val="nil"/>
            </w:tcBorders>
          </w:tcPr>
          <w:p w14:paraId="5B6E19D6" w14:textId="77777777" w:rsidR="00B83199" w:rsidRPr="00241AFD" w:rsidRDefault="00B83199" w:rsidP="0058597F">
            <w:pPr>
              <w:spacing w:after="240"/>
              <w:jc w:val="center"/>
              <w:rPr>
                <w:b/>
                <w:bCs/>
                <w:lang w:eastAsia="zh-CN" w:bidi="he-IL"/>
              </w:rPr>
            </w:pPr>
          </w:p>
        </w:tc>
      </w:tr>
      <w:tr w:rsidR="00241AFD" w:rsidRPr="00241AFD" w14:paraId="37F4268C" w14:textId="77777777" w:rsidTr="004C27AA">
        <w:tc>
          <w:tcPr>
            <w:tcW w:w="6520" w:type="dxa"/>
            <w:tcBorders>
              <w:top w:val="single" w:sz="4" w:space="0" w:color="auto"/>
            </w:tcBorders>
          </w:tcPr>
          <w:p w14:paraId="6003515E" w14:textId="77777777" w:rsidR="00B83199" w:rsidRPr="00241AFD" w:rsidRDefault="00B83199" w:rsidP="003E5227">
            <w:pPr>
              <w:pStyle w:val="AMNormal"/>
              <w:jc w:val="center"/>
              <w:rPr>
                <w:sz w:val="28"/>
                <w:szCs w:val="28"/>
                <w:lang w:eastAsia="zh-CN" w:bidi="he-IL"/>
              </w:rPr>
            </w:pPr>
          </w:p>
        </w:tc>
        <w:tc>
          <w:tcPr>
            <w:tcW w:w="709" w:type="dxa"/>
          </w:tcPr>
          <w:p w14:paraId="7A555D95" w14:textId="77777777" w:rsidR="00B83199" w:rsidRPr="00241AFD" w:rsidRDefault="00B83199" w:rsidP="0058597F">
            <w:pPr>
              <w:spacing w:after="240"/>
              <w:jc w:val="center"/>
              <w:rPr>
                <w:b/>
                <w:bCs/>
                <w:lang w:eastAsia="zh-CN" w:bidi="he-IL"/>
              </w:rPr>
            </w:pPr>
          </w:p>
        </w:tc>
      </w:tr>
    </w:tbl>
    <w:p w14:paraId="2C77A7CC" w14:textId="77777777" w:rsidR="00B83199" w:rsidRPr="00241AFD" w:rsidRDefault="00B83199" w:rsidP="0061034C">
      <w:pPr>
        <w:pStyle w:val="AMNormal"/>
        <w:sectPr w:rsidR="00B83199" w:rsidRPr="00241AFD" w:rsidSect="004C6F17">
          <w:headerReference w:type="default" r:id="rId13"/>
          <w:footerReference w:type="even" r:id="rId14"/>
          <w:footerReference w:type="default" r:id="rId15"/>
          <w:headerReference w:type="first" r:id="rId16"/>
          <w:footerReference w:type="first" r:id="rId17"/>
          <w:type w:val="continuous"/>
          <w:pgSz w:w="11907" w:h="16840" w:code="9"/>
          <w:pgMar w:top="2410" w:right="1418" w:bottom="1418" w:left="1418" w:header="709" w:footer="709" w:gutter="0"/>
          <w:cols w:space="708"/>
          <w:formProt w:val="0"/>
          <w:titlePg/>
          <w:docGrid w:linePitch="360"/>
        </w:sectPr>
      </w:pPr>
    </w:p>
    <w:p w14:paraId="056CF5E9" w14:textId="5F9370DD" w:rsidR="0061034C" w:rsidRPr="00241AFD" w:rsidRDefault="0061034C" w:rsidP="00B7402C">
      <w:pPr>
        <w:pStyle w:val="AMNormal"/>
        <w:rPr>
          <w:rFonts w:hint="eastAsia"/>
          <w:lang w:eastAsia="zh-CN"/>
        </w:rPr>
      </w:pPr>
      <w:bookmarkStart w:id="3" w:name="swiBeginHere"/>
      <w:bookmarkEnd w:id="3"/>
      <w:r w:rsidRPr="00241AFD">
        <w:rPr>
          <w:b/>
        </w:rPr>
        <w:lastRenderedPageBreak/>
        <w:t xml:space="preserve">THIS CONFIDENTIALITY AGREEMENT (the "Agreement") </w:t>
      </w:r>
      <w:r w:rsidRPr="00241AFD">
        <w:t xml:space="preserve">is made on </w:t>
      </w:r>
      <w:del w:id="4" w:author="Chujun Yang" w:date="2026-02-23T14:27:00Z" w16du:dateUtc="2026-02-23T19:27:00Z">
        <w:r w:rsidR="00DE3BB9" w:rsidDel="00B65E12">
          <w:rPr>
            <w:b/>
          </w:rPr>
          <w:delText>[DATE]</w:delText>
        </w:r>
      </w:del>
      <w:ins w:id="5" w:author="Chujun Yang" w:date="2026-02-23T14:27:00Z" w16du:dateUtc="2026-02-23T19:27:00Z">
        <w:r w:rsidR="00B65E12">
          <w:rPr>
            <w:rFonts w:hint="eastAsia"/>
            <w:b/>
            <w:lang w:eastAsia="zh-CN"/>
          </w:rPr>
          <w:t>February___, 2026</w:t>
        </w:r>
      </w:ins>
    </w:p>
    <w:p w14:paraId="402292FB" w14:textId="03CE8559" w:rsidR="0061034C" w:rsidRPr="00241AFD" w:rsidRDefault="0061034C" w:rsidP="0061034C">
      <w:pPr>
        <w:pStyle w:val="AMNormal"/>
      </w:pPr>
      <w:r w:rsidRPr="00241AFD">
        <w:rPr>
          <w:b/>
        </w:rPr>
        <w:t>BETWEEN</w:t>
      </w:r>
    </w:p>
    <w:p w14:paraId="096D8EE3" w14:textId="1364C53B" w:rsidR="0061034C" w:rsidRPr="00B7402C" w:rsidRDefault="001C66D1" w:rsidP="0061034C">
      <w:pPr>
        <w:pStyle w:val="AMParties"/>
        <w:rPr>
          <w:lang w:val="en-US"/>
        </w:rPr>
      </w:pPr>
      <w:bookmarkStart w:id="6" w:name="_Ref56670387"/>
      <w:r>
        <w:rPr>
          <w:b/>
        </w:rPr>
        <w:t>Beringarius Capital</w:t>
      </w:r>
      <w:r w:rsidR="002B30F7">
        <w:rPr>
          <w:b/>
        </w:rPr>
        <w:t xml:space="preserve"> Ltd</w:t>
      </w:r>
      <w:r w:rsidR="00DE0A7C" w:rsidRPr="00DE0A7C">
        <w:t>,</w:t>
      </w:r>
      <w:r w:rsidR="00DE0A7C">
        <w:t xml:space="preserve"> </w:t>
      </w:r>
      <w:r w:rsidR="0032568C">
        <w:t xml:space="preserve">a company </w:t>
      </w:r>
      <w:r w:rsidR="0061034C" w:rsidRPr="00B7402C">
        <w:t xml:space="preserve">existing under the laws of </w:t>
      </w:r>
      <w:r w:rsidR="00D8238D">
        <w:t>Cayman Islands</w:t>
      </w:r>
      <w:r w:rsidR="00DE0A7C">
        <w:t xml:space="preserve"> </w:t>
      </w:r>
      <w:r w:rsidR="00D8238D">
        <w:t xml:space="preserve">with its principal place of business located at </w:t>
      </w:r>
      <w:r w:rsidR="00D8238D" w:rsidRPr="00D8238D">
        <w:rPr>
          <w:bCs/>
        </w:rPr>
        <w:t>1</w:t>
      </w:r>
      <w:r w:rsidR="00D8238D" w:rsidRPr="00D8238D">
        <w:rPr>
          <w:bCs/>
          <w:lang w:val="en-US"/>
        </w:rPr>
        <w:t>5 Clerkenwell Close London EC1R 0AA</w:t>
      </w:r>
      <w:r w:rsidR="00D8238D">
        <w:t xml:space="preserve"> </w:t>
      </w:r>
      <w:r w:rsidR="007646A5">
        <w:t>(</w:t>
      </w:r>
      <w:bookmarkEnd w:id="6"/>
      <w:r w:rsidR="007646A5">
        <w:rPr>
          <w:bCs/>
        </w:rPr>
        <w:t>the “</w:t>
      </w:r>
      <w:r w:rsidR="007646A5" w:rsidRPr="006646D8">
        <w:rPr>
          <w:b/>
        </w:rPr>
        <w:t>Company</w:t>
      </w:r>
      <w:r w:rsidR="007646A5">
        <w:rPr>
          <w:bCs/>
        </w:rPr>
        <w:t>”</w:t>
      </w:r>
      <w:r w:rsidR="007646A5" w:rsidRPr="00310FC5">
        <w:rPr>
          <w:bCs/>
        </w:rPr>
        <w:t>)</w:t>
      </w:r>
    </w:p>
    <w:p w14:paraId="4B0F5CED" w14:textId="77777777" w:rsidR="0061034C" w:rsidRPr="00241AFD" w:rsidRDefault="0061034C" w:rsidP="0061034C">
      <w:pPr>
        <w:pStyle w:val="AMNormal"/>
        <w:rPr>
          <w:lang w:val="en-US"/>
        </w:rPr>
      </w:pPr>
      <w:r w:rsidRPr="00241AFD">
        <w:rPr>
          <w:b/>
        </w:rPr>
        <w:t>AND</w:t>
      </w:r>
    </w:p>
    <w:p w14:paraId="276CCE5C" w14:textId="698B98B2" w:rsidR="0061034C" w:rsidRPr="00B65E12" w:rsidRDefault="00B65E12" w:rsidP="00B65E12">
      <w:pPr>
        <w:pStyle w:val="AMParties"/>
        <w:rPr>
          <w:bCs/>
          <w:lang w:eastAsia="zh-CN"/>
        </w:rPr>
      </w:pPr>
      <w:ins w:id="7" w:author="Chujun Yang" w:date="2026-02-23T14:27:00Z" w16du:dateUtc="2026-02-23T19:27:00Z">
        <w:r w:rsidRPr="00B65E12">
          <w:rPr>
            <w:b/>
          </w:rPr>
          <w:t>Colbeck Capital Management, LLC</w:t>
        </w:r>
        <w:r>
          <w:rPr>
            <w:rFonts w:hint="eastAsia"/>
            <w:b/>
            <w:lang w:eastAsia="zh-CN"/>
          </w:rPr>
          <w:t xml:space="preserve">, </w:t>
        </w:r>
        <w:r>
          <w:rPr>
            <w:rFonts w:hint="eastAsia"/>
            <w:bCs/>
            <w:lang w:eastAsia="zh-CN"/>
          </w:rPr>
          <w:t>a company with its principal place of business locate</w:t>
        </w:r>
      </w:ins>
      <w:ins w:id="8" w:author="Chujun Yang" w:date="2026-02-23T14:28:00Z" w16du:dateUtc="2026-02-23T19:28:00Z">
        <w:r>
          <w:rPr>
            <w:rFonts w:hint="eastAsia"/>
            <w:bCs/>
            <w:lang w:eastAsia="zh-CN"/>
          </w:rPr>
          <w:t xml:space="preserve">d at </w:t>
        </w:r>
        <w:r w:rsidRPr="00B65E12">
          <w:rPr>
            <w:bCs/>
            <w:lang w:eastAsia="zh-CN"/>
          </w:rPr>
          <w:t>888 Seventh Avenue, 29th Floor</w:t>
        </w:r>
        <w:r>
          <w:rPr>
            <w:rFonts w:hint="eastAsia"/>
            <w:bCs/>
            <w:lang w:eastAsia="zh-CN"/>
          </w:rPr>
          <w:t xml:space="preserve">, </w:t>
        </w:r>
        <w:r w:rsidRPr="00B65E12">
          <w:rPr>
            <w:bCs/>
            <w:lang w:eastAsia="zh-CN"/>
          </w:rPr>
          <w:t>New York, NY 10106</w:t>
        </w:r>
        <w:r w:rsidRPr="00B65E12" w:rsidDel="00B65E12">
          <w:rPr>
            <w:b/>
            <w:bCs/>
            <w:lang w:eastAsia="zh-CN"/>
          </w:rPr>
          <w:t xml:space="preserve"> </w:t>
        </w:r>
      </w:ins>
      <w:del w:id="9" w:author="Chujun Yang" w:date="2026-02-23T14:27:00Z" w16du:dateUtc="2026-02-23T19:27:00Z">
        <w:r w:rsidR="00DE3BB9" w:rsidRPr="00B65E12" w:rsidDel="00B65E12">
          <w:rPr>
            <w:b/>
          </w:rPr>
          <w:delText>[Recipient Information]</w:delText>
        </w:r>
      </w:del>
      <w:r w:rsidR="00DE3BB9" w:rsidRPr="00B65E12">
        <w:rPr>
          <w:b/>
        </w:rPr>
        <w:t xml:space="preserve"> </w:t>
      </w:r>
      <w:r w:rsidR="00856B34" w:rsidRPr="00B65E12">
        <w:rPr>
          <w:b/>
        </w:rPr>
        <w:t xml:space="preserve"> </w:t>
      </w:r>
      <w:r w:rsidR="0081000B" w:rsidRPr="00B65E12">
        <w:rPr>
          <w:b/>
        </w:rPr>
        <w:t>(“Recipient” or “you”)</w:t>
      </w:r>
    </w:p>
    <w:p w14:paraId="1435663B" w14:textId="77777777" w:rsidR="0061034C" w:rsidRPr="004313C3" w:rsidRDefault="0061034C" w:rsidP="0061034C">
      <w:pPr>
        <w:pStyle w:val="AMNormal"/>
      </w:pPr>
      <w:r w:rsidRPr="004313C3">
        <w:t>each a "</w:t>
      </w:r>
      <w:r w:rsidRPr="004313C3">
        <w:rPr>
          <w:b/>
        </w:rPr>
        <w:t>Party</w:t>
      </w:r>
      <w:r w:rsidRPr="004313C3">
        <w:t>" and together the "</w:t>
      </w:r>
      <w:r w:rsidRPr="004313C3">
        <w:rPr>
          <w:b/>
        </w:rPr>
        <w:t>Parties</w:t>
      </w:r>
      <w:r w:rsidRPr="004313C3">
        <w:t>" to this Agreement.</w:t>
      </w:r>
    </w:p>
    <w:p w14:paraId="5F9FB1DC" w14:textId="77777777" w:rsidR="0061034C" w:rsidRPr="004313C3" w:rsidRDefault="0061034C" w:rsidP="0061034C">
      <w:pPr>
        <w:pStyle w:val="AMNormal"/>
      </w:pPr>
      <w:r w:rsidRPr="004313C3">
        <w:rPr>
          <w:b/>
        </w:rPr>
        <w:t>RECITALS</w:t>
      </w:r>
    </w:p>
    <w:p w14:paraId="136427E4" w14:textId="44729E2B" w:rsidR="00D8238D" w:rsidRPr="00D8238D" w:rsidRDefault="00D8238D" w:rsidP="0061034C">
      <w:pPr>
        <w:pStyle w:val="AMRecital"/>
        <w:rPr>
          <w:rFonts w:eastAsia="Batang"/>
          <w:lang w:eastAsia="ko-KR"/>
        </w:rPr>
      </w:pPr>
      <w:bookmarkStart w:id="10" w:name="_Ref56670389"/>
      <w:r>
        <w:rPr>
          <w:rFonts w:eastAsia="Batang"/>
          <w:lang w:eastAsia="ko-KR"/>
        </w:rPr>
        <w:t>A vehicle wholly owned and managed by the Company (the “</w:t>
      </w:r>
      <w:r w:rsidRPr="00D8238D">
        <w:rPr>
          <w:rFonts w:eastAsia="Batang"/>
          <w:b/>
          <w:bCs/>
          <w:lang w:eastAsia="ko-KR"/>
        </w:rPr>
        <w:t>Partnership</w:t>
      </w:r>
      <w:r>
        <w:rPr>
          <w:rFonts w:eastAsia="Batang"/>
          <w:lang w:eastAsia="ko-KR"/>
        </w:rPr>
        <w:t xml:space="preserve">”) </w:t>
      </w:r>
      <w:r w:rsidR="008C4A9F">
        <w:rPr>
          <w:rFonts w:eastAsia="Batang"/>
          <w:lang w:eastAsia="ko-KR"/>
        </w:rPr>
        <w:t>is considering making</w:t>
      </w:r>
      <w:r>
        <w:rPr>
          <w:rFonts w:eastAsia="Batang"/>
          <w:lang w:eastAsia="ko-KR"/>
        </w:rPr>
        <w:t xml:space="preserve"> an investment in a company (the “</w:t>
      </w:r>
      <w:r w:rsidRPr="00D8238D">
        <w:rPr>
          <w:rFonts w:eastAsia="Batang"/>
          <w:b/>
          <w:bCs/>
          <w:lang w:eastAsia="ko-KR"/>
        </w:rPr>
        <w:t>Underlying Investment</w:t>
      </w:r>
      <w:r>
        <w:rPr>
          <w:rFonts w:eastAsia="Batang"/>
          <w:lang w:eastAsia="ko-KR"/>
        </w:rPr>
        <w:t>”).</w:t>
      </w:r>
    </w:p>
    <w:p w14:paraId="0C772941" w14:textId="20D37094" w:rsidR="0061034C" w:rsidRPr="004313C3" w:rsidRDefault="0061034C" w:rsidP="0061034C">
      <w:pPr>
        <w:pStyle w:val="AMRecital"/>
        <w:rPr>
          <w:rFonts w:eastAsia="Batang"/>
          <w:lang w:eastAsia="ko-KR"/>
        </w:rPr>
      </w:pPr>
      <w:r w:rsidRPr="004313C3">
        <w:t>The Recipient is</w:t>
      </w:r>
      <w:r w:rsidR="00A61566" w:rsidRPr="004313C3">
        <w:t xml:space="preserve"> considering </w:t>
      </w:r>
      <w:r w:rsidR="004313C3" w:rsidRPr="00310FC5">
        <w:t xml:space="preserve">carrying out due diligence in relation to a potential investment </w:t>
      </w:r>
      <w:r w:rsidR="00D8238D">
        <w:t>in the Partnership</w:t>
      </w:r>
      <w:r w:rsidR="004313C3" w:rsidRPr="00310FC5">
        <w:t xml:space="preserve"> </w:t>
      </w:r>
      <w:r w:rsidR="008C4A9F">
        <w:t xml:space="preserve">and/or a co-investment directly in the Underlying Investment </w:t>
      </w:r>
      <w:r w:rsidRPr="004313C3">
        <w:t>(the "</w:t>
      </w:r>
      <w:r w:rsidRPr="004313C3">
        <w:rPr>
          <w:b/>
        </w:rPr>
        <w:t>Proposed Transaction</w:t>
      </w:r>
      <w:r w:rsidRPr="004313C3">
        <w:t>").</w:t>
      </w:r>
      <w:bookmarkEnd w:id="10"/>
    </w:p>
    <w:p w14:paraId="52765E68" w14:textId="581768B0" w:rsidR="0061034C" w:rsidRPr="00241AFD" w:rsidRDefault="0061034C" w:rsidP="0061034C">
      <w:pPr>
        <w:pStyle w:val="AMRecital"/>
      </w:pPr>
      <w:bookmarkStart w:id="11" w:name="_Ref56670390"/>
      <w:r w:rsidRPr="00241AFD">
        <w:t>The Company will provide the Recipient with certain information in connection with the Proposed Transaction</w:t>
      </w:r>
      <w:ins w:id="12" w:author="Chujun Yang" w:date="2026-02-23T14:37:00Z" w16du:dateUtc="2026-02-23T19:37:00Z">
        <w:r w:rsidR="00B65E12">
          <w:rPr>
            <w:rFonts w:hint="eastAsia"/>
            <w:lang w:eastAsia="zh-CN"/>
          </w:rPr>
          <w:t xml:space="preserve"> on or after the date hereof</w:t>
        </w:r>
      </w:ins>
      <w:r w:rsidRPr="00241AFD">
        <w:t>, including, without limitation, financial, legal, technical and commercial information relating to the Company</w:t>
      </w:r>
      <w:r w:rsidR="00E73BED" w:rsidRPr="00241AFD">
        <w:t xml:space="preserve">, </w:t>
      </w:r>
      <w:r w:rsidR="00D8238D">
        <w:t>the Partnership</w:t>
      </w:r>
      <w:r w:rsidR="00E73BED" w:rsidRPr="00241AFD">
        <w:t xml:space="preserve"> and</w:t>
      </w:r>
      <w:r w:rsidR="0081000B">
        <w:t>/or</w:t>
      </w:r>
      <w:r w:rsidR="00E73BED" w:rsidRPr="00241AFD">
        <w:t xml:space="preserve"> the </w:t>
      </w:r>
      <w:r w:rsidR="00A6527D">
        <w:t>Underlying Investment</w:t>
      </w:r>
      <w:r w:rsidRPr="00241AFD">
        <w:t>. The Parties agree upon the terms and conditions that shall govern the disclosure, use and protection of the Confidential Information</w:t>
      </w:r>
      <w:r w:rsidR="0081000B">
        <w:t xml:space="preserve"> (as defined below)</w:t>
      </w:r>
      <w:r w:rsidRPr="00241AFD">
        <w:t>.</w:t>
      </w:r>
      <w:bookmarkEnd w:id="11"/>
    </w:p>
    <w:p w14:paraId="221093AD" w14:textId="77777777" w:rsidR="0061034C" w:rsidRPr="00241AFD" w:rsidRDefault="0061034C" w:rsidP="0061034C">
      <w:pPr>
        <w:pStyle w:val="AMNormal"/>
      </w:pPr>
      <w:r w:rsidRPr="00241AFD">
        <w:rPr>
          <w:b/>
        </w:rPr>
        <w:t>THE PARTIES HEREBY AGREE AS FOLLOWS</w:t>
      </w:r>
      <w:r w:rsidRPr="00241AFD">
        <w:t>:</w:t>
      </w:r>
    </w:p>
    <w:p w14:paraId="70FE09CB" w14:textId="77777777" w:rsidR="0061034C" w:rsidRPr="00241AFD" w:rsidRDefault="0061034C" w:rsidP="0061034C">
      <w:pPr>
        <w:pStyle w:val="AMHeading1"/>
      </w:pPr>
      <w:bookmarkStart w:id="13" w:name="_Ref56670391"/>
      <w:r w:rsidRPr="00241AFD">
        <w:t>Construction</w:t>
      </w:r>
      <w:bookmarkEnd w:id="13"/>
    </w:p>
    <w:p w14:paraId="5CCAA88E" w14:textId="77777777" w:rsidR="0061034C" w:rsidRPr="00241AFD" w:rsidRDefault="0061034C" w:rsidP="001046A2">
      <w:pPr>
        <w:pStyle w:val="AMLevel2"/>
      </w:pPr>
      <w:bookmarkStart w:id="14" w:name="_Ref56670392"/>
      <w:r w:rsidRPr="00241AFD">
        <w:t>Definitions</w:t>
      </w:r>
      <w:bookmarkEnd w:id="14"/>
    </w:p>
    <w:p w14:paraId="65B13A82" w14:textId="77777777" w:rsidR="0061034C" w:rsidRPr="00241AFD" w:rsidRDefault="0061034C" w:rsidP="0061034C">
      <w:pPr>
        <w:pStyle w:val="AMNormalIndent2"/>
      </w:pPr>
      <w:r w:rsidRPr="00241AFD">
        <w:t>When used in this Agreement, the following terms have the following meanings:</w:t>
      </w:r>
    </w:p>
    <w:p w14:paraId="45B636F2" w14:textId="00FC0D88" w:rsidR="0081000B" w:rsidRDefault="0081000B" w:rsidP="0061034C">
      <w:pPr>
        <w:pStyle w:val="AMNormalIndent2"/>
      </w:pPr>
      <w:r>
        <w:t>“</w:t>
      </w:r>
      <w:r w:rsidRPr="006646D8">
        <w:rPr>
          <w:b/>
          <w:bCs/>
        </w:rPr>
        <w:t>Affiliate</w:t>
      </w:r>
      <w:r>
        <w:t xml:space="preserve">” means, with respect to a Person, any other Person </w:t>
      </w:r>
      <w:proofErr w:type="gramStart"/>
      <w:r>
        <w:t>that controls</w:t>
      </w:r>
      <w:proofErr w:type="gramEnd"/>
      <w:r>
        <w:t xml:space="preserve">, is controlled by or is under common control with such Person, with the term “control” being defined as </w:t>
      </w:r>
      <w:r w:rsidRPr="006646D8">
        <w:t>direct or indirect possession of the power to direct or cause the direction of management or policies (whether through ownership of voting securities, by contract or otherwise)</w:t>
      </w:r>
      <w:r>
        <w:t>.</w:t>
      </w:r>
    </w:p>
    <w:p w14:paraId="5B1E6EC8" w14:textId="28C5C228" w:rsidR="0061034C" w:rsidRPr="00241AFD" w:rsidRDefault="0061034C" w:rsidP="0061034C">
      <w:pPr>
        <w:pStyle w:val="AMNormalIndent2"/>
      </w:pPr>
      <w:r w:rsidRPr="00241AFD">
        <w:t>"</w:t>
      </w:r>
      <w:r w:rsidRPr="00241AFD">
        <w:rPr>
          <w:b/>
        </w:rPr>
        <w:t>Agreement</w:t>
      </w:r>
      <w:r w:rsidRPr="00241AFD">
        <w:t>" means this confidentiality agreement.</w:t>
      </w:r>
    </w:p>
    <w:p w14:paraId="398CDB87" w14:textId="4E2D01B4" w:rsidR="0061034C" w:rsidRPr="00241AFD" w:rsidRDefault="0061034C" w:rsidP="005A1438">
      <w:pPr>
        <w:pStyle w:val="AMNormalIndent2"/>
      </w:pPr>
      <w:r w:rsidRPr="00241AFD">
        <w:t>"</w:t>
      </w:r>
      <w:r w:rsidRPr="00241AFD">
        <w:rPr>
          <w:b/>
        </w:rPr>
        <w:t>Confidential Information</w:t>
      </w:r>
      <w:r w:rsidRPr="00241AFD">
        <w:t>" shall mean any information and data of whatever nature (</w:t>
      </w:r>
      <w:r w:rsidRPr="004313C3">
        <w:t xml:space="preserve">including unpublished price-sensitive information) used in or otherwise relating to the </w:t>
      </w:r>
      <w:r w:rsidR="0013777C" w:rsidRPr="004313C3">
        <w:t>Company</w:t>
      </w:r>
      <w:r w:rsidR="00D8238D">
        <w:t xml:space="preserve"> or the </w:t>
      </w:r>
      <w:r w:rsidR="00D8238D">
        <w:lastRenderedPageBreak/>
        <w:t>Partnership, the Underlying Investment</w:t>
      </w:r>
      <w:r w:rsidR="00515CA6" w:rsidRPr="004313C3">
        <w:t xml:space="preserve">, </w:t>
      </w:r>
      <w:r w:rsidR="00D8238D">
        <w:t>and/or any</w:t>
      </w:r>
      <w:r w:rsidR="00515CA6" w:rsidRPr="004313C3">
        <w:t xml:space="preserve"> </w:t>
      </w:r>
      <w:r w:rsidR="00D8238D">
        <w:t xml:space="preserve">of their respective </w:t>
      </w:r>
      <w:r w:rsidR="0081000B">
        <w:t>A</w:t>
      </w:r>
      <w:r w:rsidR="00515CA6" w:rsidRPr="004313C3">
        <w:t xml:space="preserve">ffiliates </w:t>
      </w:r>
      <w:r w:rsidR="0081000B">
        <w:t>(collectively, the “</w:t>
      </w:r>
      <w:r w:rsidR="0081000B" w:rsidRPr="006646D8">
        <w:rPr>
          <w:b/>
          <w:bCs/>
        </w:rPr>
        <w:t>Disclosing Parties</w:t>
      </w:r>
      <w:r w:rsidR="0081000B">
        <w:t xml:space="preserve">”) </w:t>
      </w:r>
      <w:r w:rsidR="00515CA6" w:rsidRPr="004313C3">
        <w:t xml:space="preserve">provided to you by </w:t>
      </w:r>
      <w:r w:rsidR="0081000B">
        <w:t xml:space="preserve">or on behalf of </w:t>
      </w:r>
      <w:r w:rsidR="00515CA6" w:rsidRPr="004313C3">
        <w:t>any of the</w:t>
      </w:r>
      <w:r w:rsidR="0081000B">
        <w:t xml:space="preserve"> Disclosing Parties</w:t>
      </w:r>
      <w:r w:rsidR="00515CA6" w:rsidRPr="00241AFD">
        <w:t xml:space="preserve">, whether </w:t>
      </w:r>
      <w:r w:rsidR="00D8238D">
        <w:t>from and</w:t>
      </w:r>
      <w:r w:rsidR="00515CA6" w:rsidRPr="00241AFD">
        <w:t xml:space="preserve"> after the date hereof, </w:t>
      </w:r>
      <w:r w:rsidR="00376BFB">
        <w:t>and</w:t>
      </w:r>
      <w:r w:rsidR="00540DBF" w:rsidRPr="005A1438">
        <w:t xml:space="preserve"> regardless the form the information takes or the manner in which it is made available or communicated to the Recipient or the Recipient Representatives, together with </w:t>
      </w:r>
      <w:ins w:id="15" w:author="Chujun Yang" w:date="2026-02-23T14:37:00Z" w16du:dateUtc="2026-02-23T19:37:00Z">
        <w:r w:rsidR="00B65E12">
          <w:rPr>
            <w:rFonts w:hint="eastAsia"/>
            <w:lang w:eastAsia="zh-CN"/>
          </w:rPr>
          <w:t xml:space="preserve">the portions of </w:t>
        </w:r>
      </w:ins>
      <w:r w:rsidR="00540DBF" w:rsidRPr="005A1438">
        <w:t>any analyses, compilations, studies or other documents prepared by the Recipient or the Recipient Representatives</w:t>
      </w:r>
      <w:r w:rsidR="00540DBF" w:rsidRPr="00241AFD">
        <w:t xml:space="preserve"> which contain or are generated from such information, including the fact that </w:t>
      </w:r>
      <w:r w:rsidR="0081000B">
        <w:t>this Agreement has been entered into</w:t>
      </w:r>
      <w:r w:rsidR="00CF1737">
        <w:t xml:space="preserve">, </w:t>
      </w:r>
      <w:r w:rsidR="0081000B">
        <w:t xml:space="preserve">that </w:t>
      </w:r>
      <w:r w:rsidR="00540DBF" w:rsidRPr="00241AFD">
        <w:t>discussions and/or negotiations relating to the Proposed Transaction are taking place, while excluding the Excluded Information.</w:t>
      </w:r>
    </w:p>
    <w:p w14:paraId="7101CBD0" w14:textId="41DC2BC2" w:rsidR="0061034C" w:rsidRPr="00241AFD" w:rsidRDefault="0061034C" w:rsidP="0061034C">
      <w:pPr>
        <w:pStyle w:val="AMNormalIndent2"/>
      </w:pPr>
      <w:r w:rsidRPr="00241AFD">
        <w:t>"</w:t>
      </w:r>
      <w:r w:rsidRPr="00241AFD">
        <w:rPr>
          <w:b/>
        </w:rPr>
        <w:t>Excluded Information</w:t>
      </w:r>
      <w:r w:rsidRPr="00241AFD">
        <w:t>" shall mean information which:</w:t>
      </w:r>
    </w:p>
    <w:p w14:paraId="6CF4F1A8" w14:textId="22AB5DBD" w:rsidR="0061034C" w:rsidRPr="00241AFD" w:rsidRDefault="0061034C" w:rsidP="0061034C">
      <w:pPr>
        <w:pStyle w:val="AMLevel4"/>
      </w:pPr>
      <w:bookmarkStart w:id="16" w:name="_Ref56670393"/>
      <w:r w:rsidRPr="00241AFD">
        <w:t xml:space="preserve">was </w:t>
      </w:r>
      <w:ins w:id="17" w:author="Chujun Yang" w:date="2026-02-23T14:38:00Z" w16du:dateUtc="2026-02-23T19:38:00Z">
        <w:r w:rsidR="00B65E12">
          <w:rPr>
            <w:rFonts w:hint="eastAsia"/>
            <w:lang w:eastAsia="zh-CN"/>
          </w:rPr>
          <w:t xml:space="preserve">or becomes </w:t>
        </w:r>
      </w:ins>
      <w:r w:rsidRPr="00241AFD">
        <w:t>within the public domain at the time of its disclosure or subsequently comes into the public domain (other than as a result of a</w:t>
      </w:r>
      <w:ins w:id="18" w:author="Chujun Yang" w:date="2026-02-23T14:38:00Z" w16du:dateUtc="2026-02-23T19:38:00Z">
        <w:r w:rsidR="00B65E12">
          <w:rPr>
            <w:rFonts w:hint="eastAsia"/>
            <w:lang w:eastAsia="zh-CN"/>
          </w:rPr>
          <w:t xml:space="preserve"> disclosure in</w:t>
        </w:r>
      </w:ins>
      <w:r w:rsidRPr="00241AFD">
        <w:t xml:space="preserve"> breach of the Agreement by the Recipient or any Recipient Representative);</w:t>
      </w:r>
      <w:bookmarkEnd w:id="16"/>
    </w:p>
    <w:p w14:paraId="0BE7A70E" w14:textId="71731887" w:rsidR="0061034C" w:rsidRPr="00241AFD" w:rsidRDefault="0061034C" w:rsidP="0061034C">
      <w:pPr>
        <w:pStyle w:val="AMLevel4"/>
      </w:pPr>
      <w:bookmarkStart w:id="19" w:name="_Ref56670394"/>
      <w:r w:rsidRPr="00241AFD">
        <w:t xml:space="preserve">was available to the Recipient </w:t>
      </w:r>
      <w:ins w:id="20" w:author="Chujun Yang" w:date="2026-02-23T14:38:00Z" w16du:dateUtc="2026-02-23T19:38:00Z">
        <w:r w:rsidR="00B65E12">
          <w:rPr>
            <w:rFonts w:hint="eastAsia"/>
            <w:lang w:eastAsia="zh-CN"/>
          </w:rPr>
          <w:t xml:space="preserve">or Recipient Representatives </w:t>
        </w:r>
      </w:ins>
      <w:r w:rsidRPr="00241AFD">
        <w:t>on a non-confidential basis prior to its disclosure by the Company;</w:t>
      </w:r>
      <w:bookmarkEnd w:id="19"/>
    </w:p>
    <w:p w14:paraId="510082A6" w14:textId="0C91C62D" w:rsidR="0061034C" w:rsidRPr="00241AFD" w:rsidRDefault="00B65E12" w:rsidP="0061034C">
      <w:pPr>
        <w:pStyle w:val="AMLevel4"/>
      </w:pPr>
      <w:bookmarkStart w:id="21" w:name="_Ref56670395"/>
      <w:ins w:id="22" w:author="Chujun Yang" w:date="2026-02-23T14:39:00Z" w16du:dateUtc="2026-02-23T19:39:00Z">
        <w:r>
          <w:rPr>
            <w:rFonts w:hint="eastAsia"/>
            <w:lang w:eastAsia="zh-CN"/>
          </w:rPr>
          <w:t xml:space="preserve">is or </w:t>
        </w:r>
      </w:ins>
      <w:r w:rsidR="0061034C" w:rsidRPr="00241AFD">
        <w:t>becomes available to the Recipient</w:t>
      </w:r>
      <w:r>
        <w:rPr>
          <w:rFonts w:hint="eastAsia"/>
          <w:lang w:eastAsia="zh-CN"/>
        </w:rPr>
        <w:t xml:space="preserve"> </w:t>
      </w:r>
      <w:ins w:id="23" w:author="Chujun Yang" w:date="2026-02-23T14:39:00Z" w16du:dateUtc="2026-02-23T19:39:00Z">
        <w:r>
          <w:rPr>
            <w:rFonts w:hint="eastAsia"/>
            <w:lang w:eastAsia="zh-CN"/>
          </w:rPr>
          <w:t>Representatives</w:t>
        </w:r>
        <w:r w:rsidRPr="00241AFD">
          <w:t xml:space="preserve"> </w:t>
        </w:r>
      </w:ins>
      <w:r w:rsidR="0061034C" w:rsidRPr="00241AFD">
        <w:t>on a non-confidential basis from a source other than the Company, provided that such source is not</w:t>
      </w:r>
      <w:ins w:id="24" w:author="Chujun Yang" w:date="2026-02-23T14:39:00Z" w16du:dateUtc="2026-02-23T19:39:00Z">
        <w:r>
          <w:rPr>
            <w:rFonts w:hint="eastAsia"/>
            <w:lang w:eastAsia="zh-CN"/>
          </w:rPr>
          <w:t xml:space="preserve"> known by the Recipient or </w:t>
        </w:r>
        <w:r>
          <w:rPr>
            <w:rFonts w:hint="eastAsia"/>
            <w:lang w:eastAsia="zh-CN"/>
          </w:rPr>
          <w:t>Recipient Representatives</w:t>
        </w:r>
      </w:ins>
      <w:r w:rsidR="007D449C" w:rsidRPr="00241AFD">
        <w:rPr>
          <w:b/>
        </w:rPr>
        <w:t xml:space="preserve"> </w:t>
      </w:r>
      <w:r w:rsidR="0061034C" w:rsidRPr="00241AFD">
        <w:t xml:space="preserve">prohibited from disclosing such information by a contractual, legal or fiduciary obligation to the disclosing party; </w:t>
      </w:r>
      <w:del w:id="25" w:author="Chujun Yang" w:date="2026-02-23T14:40:00Z" w16du:dateUtc="2026-02-23T19:40:00Z">
        <w:r w:rsidR="0061034C" w:rsidRPr="00241AFD" w:rsidDel="00B65E12">
          <w:delText>or</w:delText>
        </w:r>
      </w:del>
      <w:bookmarkEnd w:id="21"/>
    </w:p>
    <w:p w14:paraId="1A1A9249" w14:textId="34D939D8" w:rsidR="00B65E12" w:rsidRDefault="00B65E12" w:rsidP="0061034C">
      <w:pPr>
        <w:pStyle w:val="AMLevel4"/>
        <w:rPr>
          <w:ins w:id="26" w:author="Chujun Yang" w:date="2026-02-23T14:39:00Z" w16du:dateUtc="2026-02-23T19:39:00Z"/>
        </w:rPr>
      </w:pPr>
      <w:bookmarkStart w:id="27" w:name="_Ref56670396"/>
      <w:ins w:id="28" w:author="Chujun Yang" w:date="2026-02-23T14:39:00Z" w16du:dateUtc="2026-02-23T19:39:00Z">
        <w:r>
          <w:rPr>
            <w:rFonts w:hint="eastAsia"/>
            <w:lang w:eastAsia="zh-CN"/>
          </w:rPr>
          <w:t>was already in the Recipi</w:t>
        </w:r>
      </w:ins>
      <w:ins w:id="29" w:author="Chujun Yang" w:date="2026-02-23T14:40:00Z" w16du:dateUtc="2026-02-23T19:40:00Z">
        <w:r>
          <w:rPr>
            <w:rFonts w:hint="eastAsia"/>
            <w:lang w:eastAsia="zh-CN"/>
          </w:rPr>
          <w:t>ent</w:t>
        </w:r>
        <w:r>
          <w:rPr>
            <w:lang w:eastAsia="zh-CN"/>
          </w:rPr>
          <w:t>’</w:t>
        </w:r>
        <w:r>
          <w:rPr>
            <w:rFonts w:hint="eastAsia"/>
            <w:lang w:eastAsia="zh-CN"/>
          </w:rPr>
          <w:t xml:space="preserve">s or </w:t>
        </w:r>
        <w:r>
          <w:rPr>
            <w:rFonts w:hint="eastAsia"/>
            <w:lang w:eastAsia="zh-CN"/>
          </w:rPr>
          <w:t>Recipient Representatives</w:t>
        </w:r>
        <w:r>
          <w:rPr>
            <w:lang w:eastAsia="zh-CN"/>
          </w:rPr>
          <w:t>’</w:t>
        </w:r>
        <w:r>
          <w:rPr>
            <w:rFonts w:hint="eastAsia"/>
            <w:lang w:eastAsia="zh-CN"/>
          </w:rPr>
          <w:t xml:space="preserve"> possession prior to such </w:t>
        </w:r>
        <w:r>
          <w:rPr>
            <w:lang w:eastAsia="zh-CN"/>
          </w:rPr>
          <w:t>information</w:t>
        </w:r>
        <w:r>
          <w:rPr>
            <w:rFonts w:hint="eastAsia"/>
            <w:lang w:eastAsia="zh-CN"/>
          </w:rPr>
          <w:t xml:space="preserve"> being furnished to the Recipient or </w:t>
        </w:r>
        <w:r>
          <w:rPr>
            <w:rFonts w:hint="eastAsia"/>
            <w:lang w:eastAsia="zh-CN"/>
          </w:rPr>
          <w:t>Recipient Representatives</w:t>
        </w:r>
        <w:r>
          <w:rPr>
            <w:rFonts w:hint="eastAsia"/>
            <w:lang w:eastAsia="zh-CN"/>
          </w:rPr>
          <w:t xml:space="preserve"> pursuant hereto; or </w:t>
        </w:r>
      </w:ins>
    </w:p>
    <w:p w14:paraId="1BA10DD9" w14:textId="1ADFE32A" w:rsidR="0061034C" w:rsidRPr="00241AFD" w:rsidRDefault="0061034C" w:rsidP="0061034C">
      <w:pPr>
        <w:pStyle w:val="AMLevel4"/>
      </w:pPr>
      <w:r w:rsidRPr="00241AFD">
        <w:t>was or is independently developed by the Recipient or the Recipient Representatives without reference to</w:t>
      </w:r>
      <w:r w:rsidR="00CF1737">
        <w:t xml:space="preserve"> or use of</w:t>
      </w:r>
      <w:r w:rsidRPr="00241AFD">
        <w:t xml:space="preserve"> the Confidential Information.</w:t>
      </w:r>
      <w:bookmarkEnd w:id="27"/>
    </w:p>
    <w:p w14:paraId="6829CFE8" w14:textId="55A95164" w:rsidR="00CF3A18" w:rsidRPr="006646D8" w:rsidRDefault="00CF3A18" w:rsidP="00337871">
      <w:pPr>
        <w:pStyle w:val="AMNormalIndent2"/>
      </w:pPr>
      <w:r>
        <w:rPr>
          <w:b/>
          <w:bCs/>
        </w:rPr>
        <w:t xml:space="preserve">“Person” </w:t>
      </w:r>
      <w:r w:rsidRPr="006646D8">
        <w:t xml:space="preserve">means any individual or entity. </w:t>
      </w:r>
    </w:p>
    <w:p w14:paraId="110AD0BF" w14:textId="0A110904" w:rsidR="00E570A1" w:rsidRDefault="0061034C" w:rsidP="0061034C">
      <w:pPr>
        <w:pStyle w:val="AMNormalIndent2"/>
      </w:pPr>
      <w:r w:rsidRPr="00241AFD">
        <w:t>"</w:t>
      </w:r>
      <w:r w:rsidRPr="00241AFD">
        <w:rPr>
          <w:b/>
        </w:rPr>
        <w:t>Recipient Representatives</w:t>
      </w:r>
      <w:r w:rsidRPr="00241AFD">
        <w:t>" means</w:t>
      </w:r>
      <w:ins w:id="30" w:author="Chujun Yang" w:date="2026-02-23T14:40:00Z" w16du:dateUtc="2026-02-23T19:40:00Z">
        <w:r w:rsidR="00B65E12">
          <w:rPr>
            <w:rFonts w:hint="eastAsia"/>
            <w:lang w:eastAsia="zh-CN"/>
          </w:rPr>
          <w:t xml:space="preserve"> Recipient</w:t>
        </w:r>
        <w:r w:rsidR="00B65E12">
          <w:rPr>
            <w:lang w:eastAsia="zh-CN"/>
          </w:rPr>
          <w:t>’</w:t>
        </w:r>
        <w:r w:rsidR="00B65E12">
          <w:rPr>
            <w:rFonts w:hint="eastAsia"/>
            <w:lang w:eastAsia="zh-CN"/>
          </w:rPr>
          <w:t>s affiliates, man</w:t>
        </w:r>
      </w:ins>
      <w:ins w:id="31" w:author="Chujun Yang" w:date="2026-02-23T14:41:00Z" w16du:dateUtc="2026-02-23T19:41:00Z">
        <w:r w:rsidR="00B65E12">
          <w:rPr>
            <w:rFonts w:hint="eastAsia"/>
            <w:lang w:eastAsia="zh-CN"/>
          </w:rPr>
          <w:t xml:space="preserve">aged funds, limited partners and any of its and </w:t>
        </w:r>
        <w:proofErr w:type="spellStart"/>
        <w:r w:rsidR="00B65E12">
          <w:rPr>
            <w:rFonts w:hint="eastAsia"/>
            <w:lang w:eastAsia="zh-CN"/>
          </w:rPr>
          <w:t>their</w:t>
        </w:r>
        <w:proofErr w:type="spellEnd"/>
        <w:r w:rsidR="00B65E12">
          <w:rPr>
            <w:rFonts w:hint="eastAsia"/>
            <w:lang w:eastAsia="zh-CN"/>
          </w:rPr>
          <w:t xml:space="preserve"> respective</w:t>
        </w:r>
      </w:ins>
      <w:del w:id="32" w:author="Chujun Yang" w:date="2026-02-23T14:41:00Z" w16du:dateUtc="2026-02-23T19:41:00Z">
        <w:r w:rsidRPr="00241AFD" w:rsidDel="00B65E12">
          <w:delText>, any</w:delText>
        </w:r>
      </w:del>
      <w:r w:rsidRPr="00241AFD">
        <w:t xml:space="preserve"> </w:t>
      </w:r>
      <w:r w:rsidR="00115242">
        <w:t xml:space="preserve">directors, </w:t>
      </w:r>
      <w:r w:rsidRPr="00241AFD">
        <w:t>officers, employees, advisers</w:t>
      </w:r>
      <w:ins w:id="33" w:author="Chujun Yang" w:date="2026-02-23T14:41:00Z" w16du:dateUtc="2026-02-23T19:41:00Z">
        <w:r w:rsidR="00B65E12">
          <w:rPr>
            <w:rFonts w:hint="eastAsia"/>
            <w:lang w:eastAsia="zh-CN"/>
          </w:rPr>
          <w:t xml:space="preserve"> (i</w:t>
        </w:r>
        <w:r w:rsidR="00B65E12" w:rsidRPr="00B65E12">
          <w:rPr>
            <w:lang w:eastAsia="zh-CN"/>
          </w:rPr>
          <w:t>ncluding, but not limited to, attorneys, consultants, accountants and financial advisors</w:t>
        </w:r>
        <w:r w:rsidR="00B65E12">
          <w:rPr>
            <w:rFonts w:hint="eastAsia"/>
            <w:lang w:eastAsia="zh-CN"/>
          </w:rPr>
          <w:t>)</w:t>
        </w:r>
      </w:ins>
      <w:r w:rsidRPr="00241AFD">
        <w:t xml:space="preserve">, agents, </w:t>
      </w:r>
      <w:ins w:id="34" w:author="Chujun Yang" w:date="2026-02-23T14:42:00Z" w16du:dateUtc="2026-02-23T19:42:00Z">
        <w:r w:rsidR="00B65E12">
          <w:rPr>
            <w:rFonts w:hint="eastAsia"/>
            <w:lang w:eastAsia="zh-CN"/>
          </w:rPr>
          <w:t xml:space="preserve">financing sources, investors </w:t>
        </w:r>
      </w:ins>
      <w:del w:id="35" w:author="Chujun Yang" w:date="2026-02-23T14:41:00Z" w16du:dateUtc="2026-02-23T19:41:00Z">
        <w:r w:rsidRPr="00241AFD" w:rsidDel="00B65E12">
          <w:delText xml:space="preserve">consultants, </w:delText>
        </w:r>
      </w:del>
      <w:del w:id="36" w:author="Chujun Yang" w:date="2026-02-23T14:42:00Z" w16du:dateUtc="2026-02-23T19:42:00Z">
        <w:r w:rsidRPr="00241AFD" w:rsidDel="00B65E12">
          <w:delText>directors</w:delText>
        </w:r>
      </w:del>
      <w:r w:rsidRPr="00241AFD">
        <w:t xml:space="preserve"> or any other representatives of the Recipient</w:t>
      </w:r>
      <w:r w:rsidR="00CF1737">
        <w:t xml:space="preserve"> who </w:t>
      </w:r>
      <w:ins w:id="37" w:author="Chujun Yang" w:date="2026-02-23T14:42:00Z" w16du:dateUtc="2026-02-23T19:42:00Z">
        <w:r w:rsidR="00B65E12">
          <w:rPr>
            <w:rFonts w:hint="eastAsia"/>
            <w:lang w:eastAsia="zh-CN"/>
          </w:rPr>
          <w:t xml:space="preserve">actually receive Confidential Information from the Recipient and who </w:t>
        </w:r>
      </w:ins>
      <w:r w:rsidR="00CF1737">
        <w:t xml:space="preserve">need to know the Confidential Information in order to assist the Recipient in </w:t>
      </w:r>
      <w:r w:rsidR="007646A5">
        <w:t>connection with the evaluation</w:t>
      </w:r>
      <w:r w:rsidR="00D62D2C">
        <w:t xml:space="preserve"> and</w:t>
      </w:r>
      <w:r w:rsidR="007646A5">
        <w:t xml:space="preserve"> negotiation of the</w:t>
      </w:r>
      <w:r w:rsidR="00CF1737">
        <w:t xml:space="preserve"> Proposed Transaction</w:t>
      </w:r>
      <w:r w:rsidRPr="00241AFD">
        <w:t>.</w:t>
      </w:r>
    </w:p>
    <w:p w14:paraId="6197138B" w14:textId="77777777" w:rsidR="0061034C" w:rsidRPr="00241AFD" w:rsidRDefault="0061034C" w:rsidP="001046A2">
      <w:pPr>
        <w:pStyle w:val="AMLevel2"/>
      </w:pPr>
      <w:bookmarkStart w:id="38" w:name="_Ref56670397"/>
      <w:r w:rsidRPr="00241AFD">
        <w:t>Interpretation</w:t>
      </w:r>
      <w:bookmarkEnd w:id="38"/>
    </w:p>
    <w:p w14:paraId="7BD5AC09" w14:textId="77777777" w:rsidR="0061034C" w:rsidRPr="00241AFD" w:rsidRDefault="0061034C" w:rsidP="0061034C">
      <w:pPr>
        <w:pStyle w:val="AMNormalIndent2"/>
      </w:pPr>
      <w:r w:rsidRPr="00241AFD">
        <w:t>In this Agreement:</w:t>
      </w:r>
    </w:p>
    <w:p w14:paraId="4F35DA31" w14:textId="05B5A12C" w:rsidR="0061034C" w:rsidRPr="00241AFD" w:rsidRDefault="0061034C" w:rsidP="0061034C">
      <w:pPr>
        <w:pStyle w:val="AMLevel4"/>
      </w:pPr>
      <w:bookmarkStart w:id="39" w:name="_Ref56670398"/>
      <w:r w:rsidRPr="00241AFD">
        <w:t xml:space="preserve">any reference to any agreement is to be construed as a reference to such agreement as it may be amended, supplemented, modified or extended from time to time, </w:t>
      </w:r>
      <w:r w:rsidR="00CF1737">
        <w:t>in accordance with their terms</w:t>
      </w:r>
      <w:r w:rsidRPr="00241AFD">
        <w:t>;</w:t>
      </w:r>
      <w:bookmarkEnd w:id="39"/>
    </w:p>
    <w:p w14:paraId="60006CA1" w14:textId="77777777" w:rsidR="0061034C" w:rsidRPr="00241AFD" w:rsidRDefault="0061034C" w:rsidP="0061034C">
      <w:pPr>
        <w:pStyle w:val="AMLevel4"/>
      </w:pPr>
      <w:bookmarkStart w:id="40" w:name="_Ref56670399"/>
      <w:r w:rsidRPr="00241AFD">
        <w:lastRenderedPageBreak/>
        <w:t>a reference to a person or persons is, where relevant, deemed to be a reference to or to include their respective successors, permitted assignees or transferees, as appropriate;</w:t>
      </w:r>
      <w:bookmarkEnd w:id="40"/>
    </w:p>
    <w:p w14:paraId="0B544CBC" w14:textId="01B9ADD8" w:rsidR="0061034C" w:rsidRPr="00241AFD" w:rsidRDefault="0061034C" w:rsidP="0061034C">
      <w:pPr>
        <w:pStyle w:val="AMLevel4"/>
      </w:pPr>
      <w:bookmarkStart w:id="41" w:name="_Ref56670400"/>
      <w:r w:rsidRPr="00241AFD">
        <w:t>reference to clauses are references to</w:t>
      </w:r>
      <w:r w:rsidR="00A61566" w:rsidRPr="00241AFD">
        <w:t xml:space="preserve"> </w:t>
      </w:r>
      <w:r w:rsidRPr="00241AFD">
        <w:t>clauses of this Agreement;</w:t>
      </w:r>
      <w:bookmarkEnd w:id="41"/>
    </w:p>
    <w:p w14:paraId="3C107F85" w14:textId="77777777" w:rsidR="0061034C" w:rsidRPr="00241AFD" w:rsidRDefault="0061034C" w:rsidP="0061034C">
      <w:pPr>
        <w:pStyle w:val="AMLevel4"/>
      </w:pPr>
      <w:bookmarkStart w:id="42" w:name="_Ref56670401"/>
      <w:r w:rsidRPr="00241AFD">
        <w:t>a reference to a law or regulation or any provisions thereof is to be construed as a reference to such law, regulation or provisions as the same may have been, or may from time to time hereafter be, amended or re-enacted; and</w:t>
      </w:r>
      <w:bookmarkEnd w:id="42"/>
    </w:p>
    <w:p w14:paraId="5FF8E622" w14:textId="77777777" w:rsidR="0061034C" w:rsidRPr="00241AFD" w:rsidRDefault="0061034C" w:rsidP="0061034C">
      <w:pPr>
        <w:pStyle w:val="AMLevel4"/>
      </w:pPr>
      <w:bookmarkStart w:id="43" w:name="_Ref56670402"/>
      <w:r w:rsidRPr="00241AFD">
        <w:t>words denoting the singular include the plural and vice versa;</w:t>
      </w:r>
      <w:bookmarkEnd w:id="43"/>
    </w:p>
    <w:p w14:paraId="6AA197DE" w14:textId="77777777" w:rsidR="0061034C" w:rsidRPr="00241AFD" w:rsidRDefault="0061034C" w:rsidP="0061034C">
      <w:pPr>
        <w:pStyle w:val="AMLevel4"/>
      </w:pPr>
      <w:bookmarkStart w:id="44" w:name="_Ref56670403"/>
      <w:r w:rsidRPr="00241AFD">
        <w:t>words denoting a gender also include the other gender;</w:t>
      </w:r>
      <w:bookmarkEnd w:id="44"/>
    </w:p>
    <w:p w14:paraId="544C009B" w14:textId="77777777" w:rsidR="0061034C" w:rsidRPr="00241AFD" w:rsidRDefault="0061034C" w:rsidP="0061034C">
      <w:pPr>
        <w:pStyle w:val="AMLevel4"/>
      </w:pPr>
      <w:bookmarkStart w:id="45" w:name="_Ref56670404"/>
      <w:r w:rsidRPr="00241AFD">
        <w:t>words denoting persons include bodies corporate, partnerships, associations and any other organised groups of persons or entities whether incorporated or not.</w:t>
      </w:r>
      <w:bookmarkEnd w:id="45"/>
    </w:p>
    <w:p w14:paraId="02C015CD" w14:textId="77777777" w:rsidR="0061034C" w:rsidRPr="00241AFD" w:rsidRDefault="0061034C" w:rsidP="001046A2">
      <w:pPr>
        <w:pStyle w:val="AMLevel2"/>
      </w:pPr>
      <w:bookmarkStart w:id="46" w:name="_Ref56670405"/>
      <w:r w:rsidRPr="00241AFD">
        <w:t>Clause headings</w:t>
      </w:r>
      <w:bookmarkEnd w:id="46"/>
    </w:p>
    <w:p w14:paraId="1E1104A2" w14:textId="77777777" w:rsidR="0061034C" w:rsidRPr="00241AFD" w:rsidRDefault="0061034C" w:rsidP="0061034C">
      <w:pPr>
        <w:pStyle w:val="AMNormalIndent2"/>
        <w:rPr>
          <w:lang w:val="en-US"/>
        </w:rPr>
      </w:pPr>
      <w:r w:rsidRPr="00241AFD">
        <w:t>Clause headings are for ease of reference only and shall not affect interpretation.</w:t>
      </w:r>
    </w:p>
    <w:p w14:paraId="0DEB864F" w14:textId="77777777" w:rsidR="0061034C" w:rsidRPr="00241AFD" w:rsidRDefault="0061034C" w:rsidP="0061034C">
      <w:pPr>
        <w:pStyle w:val="AMHeading1"/>
      </w:pPr>
      <w:bookmarkStart w:id="47" w:name="_Ref56670406"/>
      <w:r w:rsidRPr="00241AFD">
        <w:t>Use of Confidential Information</w:t>
      </w:r>
      <w:bookmarkEnd w:id="47"/>
    </w:p>
    <w:p w14:paraId="20439B60" w14:textId="1384145F" w:rsidR="00627123" w:rsidRPr="00241AFD" w:rsidRDefault="0061034C" w:rsidP="00075219">
      <w:pPr>
        <w:pStyle w:val="AMNormalIndent1"/>
      </w:pPr>
      <w:r w:rsidRPr="00241AFD">
        <w:t>The Recipient</w:t>
      </w:r>
      <w:r w:rsidR="00337871" w:rsidRPr="00241AFD">
        <w:t>, and each Recipient Representative who receives Confidential Information,</w:t>
      </w:r>
      <w:r w:rsidRPr="00241AFD">
        <w:t xml:space="preserve"> agrees to keep secret and confidential the Confidential Information and </w:t>
      </w:r>
      <w:bookmarkStart w:id="48" w:name="DocXTextRef4"/>
      <w:r w:rsidRPr="00241AFD">
        <w:t>(</w:t>
      </w:r>
      <w:proofErr w:type="spellStart"/>
      <w:r w:rsidRPr="00241AFD">
        <w:t>i</w:t>
      </w:r>
      <w:proofErr w:type="spellEnd"/>
      <w:r w:rsidRPr="00241AFD">
        <w:t>)</w:t>
      </w:r>
      <w:bookmarkEnd w:id="48"/>
      <w:r w:rsidRPr="00241AFD">
        <w:t xml:space="preserve"> </w:t>
      </w:r>
      <w:r w:rsidR="00337871" w:rsidRPr="00241AFD">
        <w:t xml:space="preserve">not to </w:t>
      </w:r>
      <w:r w:rsidRPr="00241AFD">
        <w:t xml:space="preserve">disclose any Confidential Information </w:t>
      </w:r>
      <w:r w:rsidR="00337871" w:rsidRPr="00241AFD">
        <w:t>and</w:t>
      </w:r>
      <w:r w:rsidRPr="00241AFD">
        <w:t xml:space="preserve"> (ii) to use the Confidential Information for the sole purpose of evaluating and negotiating </w:t>
      </w:r>
      <w:r w:rsidRPr="007D35B2">
        <w:t>the Proposed Transaction in compliance</w:t>
      </w:r>
      <w:r w:rsidRPr="00241AFD">
        <w:t xml:space="preserve"> with this </w:t>
      </w:r>
      <w:r w:rsidRPr="00BA66C6">
        <w:t>Agreement.</w:t>
      </w:r>
    </w:p>
    <w:p w14:paraId="64450622" w14:textId="0298019D" w:rsidR="0061034C" w:rsidRPr="00241AFD" w:rsidRDefault="0061034C" w:rsidP="0061034C">
      <w:pPr>
        <w:pStyle w:val="AMNormalIndent1"/>
      </w:pPr>
      <w:r w:rsidRPr="00241AFD">
        <w:t>Notwithstanding the foregoing and following terms:</w:t>
      </w:r>
    </w:p>
    <w:p w14:paraId="4709408F" w14:textId="6E440302" w:rsidR="0061034C" w:rsidRPr="00241AFD" w:rsidRDefault="0061034C" w:rsidP="0061034C">
      <w:pPr>
        <w:pStyle w:val="AMLevel4"/>
      </w:pPr>
      <w:bookmarkStart w:id="49" w:name="_Ref56670407"/>
      <w:r w:rsidRPr="00241AFD">
        <w:t>Confidential Information may be disclosed to those of the Recipient Representatives who will be informed of the confidential nature of the Confidential Information</w:t>
      </w:r>
      <w:r w:rsidR="002A1613">
        <w:t xml:space="preserve"> and are bound by confidentiality obligations substantially similar to </w:t>
      </w:r>
      <w:r w:rsidR="00C07637">
        <w:t>the provisions of this Agreement</w:t>
      </w:r>
      <w:ins w:id="50" w:author="Chujun Yang" w:date="2026-02-23T15:18:00Z" w16du:dateUtc="2026-02-23T20:18:00Z">
        <w:r w:rsidR="00B65E12">
          <w:rPr>
            <w:rFonts w:hint="eastAsia"/>
            <w:lang w:eastAsia="zh-CN"/>
          </w:rPr>
          <w:t xml:space="preserve"> or </w:t>
        </w:r>
      </w:ins>
      <w:ins w:id="51" w:author="Chujun Yang" w:date="2026-02-23T15:19:00Z" w16du:dateUtc="2026-02-23T20:19:00Z">
        <w:r w:rsidR="00B65E12" w:rsidRPr="00B65E12">
          <w:rPr>
            <w:lang w:eastAsia="zh-CN"/>
          </w:rPr>
          <w:t>be bound by fiduciary duty, rules of professional conduct, or contract to maintain such information as strictly confidential</w:t>
        </w:r>
      </w:ins>
      <w:r w:rsidRPr="00241AFD">
        <w:t>;</w:t>
      </w:r>
      <w:bookmarkEnd w:id="49"/>
    </w:p>
    <w:p w14:paraId="48FE919B" w14:textId="6BDE3679" w:rsidR="0061034C" w:rsidRPr="00241AFD" w:rsidRDefault="0061034C" w:rsidP="0061034C">
      <w:pPr>
        <w:pStyle w:val="AMLevel4"/>
      </w:pPr>
      <w:bookmarkStart w:id="52" w:name="_Ref56670408"/>
      <w:r w:rsidRPr="00241AFD">
        <w:t xml:space="preserve">any disclosure of Confidential Information may be made if the Company </w:t>
      </w:r>
      <w:r w:rsidR="00D62D2C">
        <w:t xml:space="preserve">first </w:t>
      </w:r>
      <w:r w:rsidRPr="00241AFD">
        <w:t>consents in writing</w:t>
      </w:r>
      <w:ins w:id="53" w:author="Chujun Yang" w:date="2026-02-23T15:19:00Z" w16du:dateUtc="2026-02-23T20:19:00Z">
        <w:r w:rsidR="00B65E12">
          <w:rPr>
            <w:rFonts w:hint="eastAsia"/>
            <w:lang w:eastAsia="zh-CN"/>
          </w:rPr>
          <w:t xml:space="preserve"> (email being sufficient)</w:t>
        </w:r>
      </w:ins>
      <w:r w:rsidRPr="00241AFD">
        <w:t xml:space="preserve"> to such disclosure</w:t>
      </w:r>
      <w:ins w:id="54" w:author="Chujun Yang" w:date="2026-02-23T15:19:00Z" w16du:dateUtc="2026-02-23T20:19:00Z">
        <w:r w:rsidR="00B65E12">
          <w:rPr>
            <w:rFonts w:hint="eastAsia"/>
            <w:lang w:eastAsia="zh-CN"/>
          </w:rPr>
          <w:t xml:space="preserve"> other than disclosure made pursuant to (a) and/or (c) of this</w:t>
        </w:r>
      </w:ins>
      <w:ins w:id="55" w:author="Chujun Yang" w:date="2026-02-23T15:20:00Z" w16du:dateUtc="2026-02-23T20:20:00Z">
        <w:r w:rsidR="00B65E12">
          <w:rPr>
            <w:rFonts w:hint="eastAsia"/>
            <w:lang w:eastAsia="zh-CN"/>
          </w:rPr>
          <w:t xml:space="preserve"> paragraph</w:t>
        </w:r>
      </w:ins>
      <w:r w:rsidRPr="00241AFD">
        <w:t>; and</w:t>
      </w:r>
      <w:bookmarkEnd w:id="52"/>
    </w:p>
    <w:p w14:paraId="6924B11C" w14:textId="77777777" w:rsidR="0061034C" w:rsidRPr="00241AFD" w:rsidRDefault="0061034C" w:rsidP="0061034C">
      <w:pPr>
        <w:pStyle w:val="AMLevel4"/>
      </w:pPr>
      <w:bookmarkStart w:id="56" w:name="_Ref56670409"/>
      <w:r w:rsidRPr="00241AFD">
        <w:t xml:space="preserve">Confidential Information may be disclosed as may be required by law, order, decree or judgment of a competent court or public authority in accordance with </w:t>
      </w:r>
      <w:r w:rsidRPr="00D8238D">
        <w:rPr>
          <w:u w:val="single"/>
        </w:rPr>
        <w:t xml:space="preserve">Section </w:t>
      </w:r>
      <w:r w:rsidRPr="00D8238D">
        <w:rPr>
          <w:u w:val="single"/>
        </w:rPr>
        <w:fldChar w:fldCharType="begin"/>
      </w:r>
      <w:r w:rsidRPr="00D8238D">
        <w:rPr>
          <w:u w:val="single"/>
        </w:rPr>
        <w:instrText xml:space="preserve">  REF _Ref56670412 \n \h \* MERGEFORMAT </w:instrText>
      </w:r>
      <w:r w:rsidRPr="00D8238D">
        <w:rPr>
          <w:u w:val="single"/>
        </w:rPr>
      </w:r>
      <w:r w:rsidRPr="00D8238D">
        <w:rPr>
          <w:u w:val="single"/>
        </w:rPr>
        <w:fldChar w:fldCharType="separate"/>
      </w:r>
      <w:r w:rsidR="00C71A12" w:rsidRPr="00D8238D">
        <w:rPr>
          <w:u w:val="single"/>
        </w:rPr>
        <w:t>5</w:t>
      </w:r>
      <w:r w:rsidRPr="00D8238D">
        <w:rPr>
          <w:u w:val="single"/>
        </w:rPr>
        <w:fldChar w:fldCharType="end"/>
      </w:r>
      <w:r w:rsidRPr="00241AFD">
        <w:t>.</w:t>
      </w:r>
      <w:bookmarkEnd w:id="56"/>
      <w:r w:rsidRPr="00241AFD">
        <w:t xml:space="preserve"> </w:t>
      </w:r>
    </w:p>
    <w:p w14:paraId="3FAB7C27" w14:textId="77777777" w:rsidR="0061034C" w:rsidRPr="00241AFD" w:rsidRDefault="0061034C" w:rsidP="0061034C">
      <w:pPr>
        <w:pStyle w:val="AMHeading1"/>
      </w:pPr>
      <w:bookmarkStart w:id="57" w:name="_Ref56670410"/>
      <w:r w:rsidRPr="00241AFD">
        <w:t>Responsibility of the Recipient</w:t>
      </w:r>
      <w:bookmarkEnd w:id="57"/>
    </w:p>
    <w:p w14:paraId="30C6BD1C" w14:textId="4376E104" w:rsidR="0061034C" w:rsidRPr="00241AFD" w:rsidRDefault="0061034C" w:rsidP="0061034C">
      <w:pPr>
        <w:pStyle w:val="AMNormalIndent1"/>
      </w:pPr>
      <w:r w:rsidRPr="00241AFD">
        <w:t xml:space="preserve">The Recipient agrees to take </w:t>
      </w:r>
      <w:del w:id="58" w:author="Chujun Yang" w:date="2026-02-23T15:20:00Z" w16du:dateUtc="2026-02-23T20:20:00Z">
        <w:r w:rsidRPr="00241AFD" w:rsidDel="00B65E12">
          <w:delText>all the</w:delText>
        </w:r>
      </w:del>
      <w:ins w:id="59" w:author="Chujun Yang" w:date="2026-02-23T15:20:00Z" w16du:dateUtc="2026-02-23T20:20:00Z">
        <w:r w:rsidR="00B65E12">
          <w:rPr>
            <w:rFonts w:hint="eastAsia"/>
            <w:lang w:eastAsia="zh-CN"/>
          </w:rPr>
          <w:t>commercially</w:t>
        </w:r>
      </w:ins>
      <w:r w:rsidRPr="00241AFD">
        <w:t xml:space="preserve"> necessary measures to restrain such </w:t>
      </w:r>
      <w:r w:rsidR="00337871" w:rsidRPr="00241AFD">
        <w:t>Recipient R</w:t>
      </w:r>
      <w:r w:rsidRPr="00241AFD">
        <w:t>epresentatives from any unauthorised disclosure or use of Confidential Information.</w:t>
      </w:r>
    </w:p>
    <w:p w14:paraId="056E2539" w14:textId="71DF8634" w:rsidR="00337871" w:rsidRPr="00241AFD" w:rsidRDefault="00337871" w:rsidP="0061034C">
      <w:pPr>
        <w:pStyle w:val="AMNormalIndent1"/>
      </w:pPr>
      <w:r w:rsidRPr="00241AFD">
        <w:lastRenderedPageBreak/>
        <w:t xml:space="preserve">The Recipient shall be responsible for any breach of the </w:t>
      </w:r>
      <w:ins w:id="60" w:author="Chujun Yang" w:date="2026-02-23T16:24:00Z" w16du:dateUtc="2026-02-23T21:24:00Z">
        <w:r w:rsidR="00B65E12">
          <w:rPr>
            <w:rFonts w:hint="eastAsia"/>
            <w:lang w:eastAsia="zh-CN"/>
          </w:rPr>
          <w:t xml:space="preserve">confidentiality and limited use </w:t>
        </w:r>
      </w:ins>
      <w:r w:rsidRPr="00241AFD">
        <w:t xml:space="preserve">terms of this </w:t>
      </w:r>
      <w:r w:rsidR="00D10885" w:rsidRPr="00241AFD">
        <w:t>Agreement</w:t>
      </w:r>
      <w:r w:rsidRPr="00241AFD">
        <w:t xml:space="preserve"> by any Recipient Representative </w:t>
      </w:r>
      <w:ins w:id="61" w:author="Chujun Yang" w:date="2026-02-23T16:23:00Z" w16du:dateUtc="2026-02-23T21:23:00Z">
        <w:r w:rsidR="00B65E12" w:rsidRPr="00B65E12">
          <w:t>except for any</w:t>
        </w:r>
        <w:r w:rsidR="00B65E12">
          <w:rPr>
            <w:rFonts w:hint="eastAsia"/>
            <w:lang w:eastAsia="zh-CN"/>
          </w:rPr>
          <w:t xml:space="preserve"> Recipient</w:t>
        </w:r>
        <w:r w:rsidR="00B65E12" w:rsidRPr="00B65E12">
          <w:t xml:space="preserve"> Representative that (</w:t>
        </w:r>
        <w:proofErr w:type="spellStart"/>
        <w:r w:rsidR="00B65E12" w:rsidRPr="00B65E12">
          <w:t>i</w:t>
        </w:r>
        <w:proofErr w:type="spellEnd"/>
        <w:r w:rsidR="00B65E12" w:rsidRPr="00B65E12">
          <w:t>) enters into a separate agreement in a form similar to this Agreement in substance for the benefit of the Company or (ii) executes a separate confidentiality agreement with the Company relating to a potential transaction</w:t>
        </w:r>
      </w:ins>
      <w:del w:id="62" w:author="Chujun Yang" w:date="2026-02-23T16:23:00Z" w16du:dateUtc="2026-02-23T21:23:00Z">
        <w:r w:rsidRPr="00241AFD" w:rsidDel="00B65E12">
          <w:delText>as if the Recipient were the party that had breached them</w:delText>
        </w:r>
      </w:del>
      <w:r w:rsidRPr="00241AFD">
        <w:t>.</w:t>
      </w:r>
    </w:p>
    <w:p w14:paraId="5351A5F3" w14:textId="2EF82395" w:rsidR="0061034C" w:rsidRPr="00241AFD" w:rsidRDefault="0061034C" w:rsidP="0061034C">
      <w:pPr>
        <w:pStyle w:val="AMNormalIndent1"/>
      </w:pPr>
      <w:r w:rsidRPr="00241AFD">
        <w:t xml:space="preserve">The Recipient must also take </w:t>
      </w:r>
      <w:ins w:id="63" w:author="Chujun Yang" w:date="2026-02-23T16:24:00Z" w16du:dateUtc="2026-02-23T21:24:00Z">
        <w:r w:rsidR="00B65E12">
          <w:rPr>
            <w:rFonts w:hint="eastAsia"/>
            <w:bCs/>
            <w:lang w:eastAsia="zh-CN"/>
          </w:rPr>
          <w:t>commercially</w:t>
        </w:r>
      </w:ins>
      <w:del w:id="64" w:author="Chujun Yang" w:date="2026-02-23T16:24:00Z" w16du:dateUtc="2026-02-23T21:24:00Z">
        <w:r w:rsidRPr="00241AFD" w:rsidDel="00B65E12">
          <w:rPr>
            <w:bCs/>
          </w:rPr>
          <w:delText>all</w:delText>
        </w:r>
      </w:del>
      <w:r w:rsidRPr="00241AFD">
        <w:rPr>
          <w:bCs/>
        </w:rPr>
        <w:t xml:space="preserve"> reasonable</w:t>
      </w:r>
      <w:r w:rsidRPr="00241AFD">
        <w:t xml:space="preserve"> measures to prevent third parties from gaining knowledge of Confidential Information.</w:t>
      </w:r>
    </w:p>
    <w:p w14:paraId="1A92BF35" w14:textId="6540E40E" w:rsidR="0061034C" w:rsidRPr="00241AFD" w:rsidDel="00B65E12" w:rsidRDefault="0061034C" w:rsidP="0061034C">
      <w:pPr>
        <w:pStyle w:val="AMNormalIndent1"/>
        <w:rPr>
          <w:del w:id="65" w:author="Chujun Yang" w:date="2026-02-23T16:24:00Z" w16du:dateUtc="2026-02-23T21:24:00Z"/>
        </w:rPr>
      </w:pPr>
      <w:del w:id="66" w:author="Chujun Yang" w:date="2026-02-23T16:24:00Z" w16du:dateUtc="2026-02-23T21:24:00Z">
        <w:r w:rsidRPr="00241AFD" w:rsidDel="00B65E12">
          <w:delText>The Recipient hereby undertakes to promptly inform the Company upon becoming aware that any Confidential Information has been disclosed in breach of this Agreement and take all reasonable measures to minimise the effects of such disclosure.</w:delText>
        </w:r>
      </w:del>
    </w:p>
    <w:p w14:paraId="63B0B5D2" w14:textId="77777777" w:rsidR="00BE6F7C" w:rsidRPr="00BE6F7C" w:rsidRDefault="00BE6F7C" w:rsidP="00BE6F7C">
      <w:pPr>
        <w:pStyle w:val="AMHeading1"/>
      </w:pPr>
      <w:bookmarkStart w:id="67" w:name="_Ref56670411"/>
      <w:r w:rsidRPr="00BE6F7C">
        <w:t>Non-Circumvention and Exclusivity Clause</w:t>
      </w:r>
    </w:p>
    <w:p w14:paraId="0D3C29B9" w14:textId="480061F7" w:rsidR="00BE6F7C" w:rsidRPr="00BE6F7C" w:rsidDel="00B65E12" w:rsidRDefault="00BE6F7C" w:rsidP="002B30F7">
      <w:pPr>
        <w:pStyle w:val="AMNormalIndent1"/>
        <w:rPr>
          <w:del w:id="68" w:author="Chujun Yang" w:date="2026-02-23T16:24:00Z" w16du:dateUtc="2026-02-23T21:24:00Z"/>
        </w:rPr>
      </w:pPr>
      <w:del w:id="69" w:author="Chujun Yang" w:date="2026-02-23T16:24:00Z" w16du:dateUtc="2026-02-23T21:24:00Z">
        <w:r w:rsidRPr="00F04FC5" w:rsidDel="00B65E12">
          <w:delText>Non-Circumvention:</w:delText>
        </w:r>
        <w:r w:rsidRPr="00BE6F7C" w:rsidDel="00B65E12">
          <w:br/>
        </w:r>
        <w:r w:rsidR="00D62D2C" w:rsidDel="00B65E12">
          <w:delText>For a period of t</w:delText>
        </w:r>
        <w:r w:rsidR="00946715" w:rsidDel="00B65E12">
          <w:delText>hree</w:delText>
        </w:r>
        <w:r w:rsidR="00D62D2C" w:rsidDel="00B65E12">
          <w:delText xml:space="preserve"> years following the date of this Agreement (the “</w:delText>
        </w:r>
        <w:r w:rsidR="00946715" w:rsidRPr="006646D8" w:rsidDel="00B65E12">
          <w:rPr>
            <w:b/>
            <w:bCs/>
          </w:rPr>
          <w:delText>Restricted Period</w:delText>
        </w:r>
        <w:r w:rsidR="00946715" w:rsidDel="00B65E12">
          <w:delText xml:space="preserve">”), the </w:delText>
        </w:r>
        <w:r w:rsidDel="00B65E12">
          <w:delText xml:space="preserve">Recipient </w:delText>
        </w:r>
        <w:r w:rsidRPr="00BE6F7C" w:rsidDel="00B65E12">
          <w:delText xml:space="preserve">shall not, directly or indirectly, circumvent, bypass, or attempt to circumvent </w:delText>
        </w:r>
        <w:r w:rsidR="001C66D1" w:rsidDel="00B65E12">
          <w:delText>Beringarius Capital</w:delText>
        </w:r>
        <w:r w:rsidR="002B30F7" w:rsidDel="00B65E12">
          <w:delText xml:space="preserve"> </w:delText>
        </w:r>
        <w:r w:rsidRPr="00BE6F7C" w:rsidDel="00B65E12">
          <w:delText>with respect to</w:delText>
        </w:r>
        <w:r w:rsidR="00946715" w:rsidDel="00B65E12">
          <w:delText xml:space="preserve"> a Proposed Transaction or any other</w:delText>
        </w:r>
        <w:r w:rsidRPr="00BE6F7C" w:rsidDel="00B65E12">
          <w:delText xml:space="preserve"> deal, transaction, or opportunity </w:delText>
        </w:r>
        <w:r w:rsidR="00946715" w:rsidDel="00B65E12">
          <w:delText>concerning the Underlying Investment(s) (an “</w:delText>
        </w:r>
        <w:r w:rsidR="00946715" w:rsidRPr="006646D8" w:rsidDel="00B65E12">
          <w:rPr>
            <w:b/>
            <w:bCs/>
          </w:rPr>
          <w:delText>Alternative Transaction</w:delText>
        </w:r>
        <w:r w:rsidR="00946715" w:rsidDel="00B65E12">
          <w:delText>”)</w:delText>
        </w:r>
        <w:r w:rsidRPr="00BE6F7C" w:rsidDel="00B65E12">
          <w:delText xml:space="preserve">. </w:delText>
        </w:r>
        <w:r w:rsidDel="00B65E12">
          <w:delText>The Recipient</w:delText>
        </w:r>
        <w:r w:rsidRPr="00BE6F7C" w:rsidDel="00B65E12">
          <w:delText xml:space="preserve"> further agrees not to solicit or engage with any other </w:delText>
        </w:r>
        <w:r w:rsidR="00D62D2C" w:rsidDel="00B65E12">
          <w:delText>Person</w:delText>
        </w:r>
        <w:r w:rsidR="00D62D2C" w:rsidRPr="00BE6F7C" w:rsidDel="00B65E12">
          <w:delText xml:space="preserve"> </w:delText>
        </w:r>
        <w:r w:rsidR="004E2F27" w:rsidDel="00B65E12">
          <w:delText xml:space="preserve">(including by directly or indirectly contacting any of the directors, officers, employees, agents or representatives of any of the </w:delText>
        </w:r>
        <w:r w:rsidR="00A6527D" w:rsidDel="00B65E12">
          <w:delText>Underlying Investment</w:delText>
        </w:r>
        <w:r w:rsidR="004E2F27" w:rsidDel="00B65E12">
          <w:delText xml:space="preserve">) </w:delText>
        </w:r>
        <w:r w:rsidRPr="00BE6F7C" w:rsidDel="00B65E12">
          <w:delText xml:space="preserve">regarding the </w:delText>
        </w:r>
        <w:r w:rsidR="00D62D2C" w:rsidDel="00B65E12">
          <w:delText>Potential Transaction</w:delText>
        </w:r>
        <w:r w:rsidR="00946715" w:rsidDel="00B65E12">
          <w:delText xml:space="preserve"> or an Alternative Transaction</w:delText>
        </w:r>
        <w:r w:rsidR="00D62D2C" w:rsidRPr="00BE6F7C" w:rsidDel="00B65E12">
          <w:delText xml:space="preserve"> </w:delText>
        </w:r>
        <w:r w:rsidRPr="00BE6F7C" w:rsidDel="00B65E12">
          <w:delText xml:space="preserve">without the prior written consent of </w:delText>
        </w:r>
        <w:r w:rsidR="001C66D1" w:rsidDel="00B65E12">
          <w:delText>Beringarius Capital</w:delText>
        </w:r>
        <w:r w:rsidR="00D62D2C" w:rsidDel="00B65E12">
          <w:delText>.</w:delText>
        </w:r>
        <w:r w:rsidR="002B30F7" w:rsidDel="00B65E12">
          <w:delText xml:space="preserve"> </w:delText>
        </w:r>
      </w:del>
    </w:p>
    <w:p w14:paraId="581953B4" w14:textId="4DF1D327" w:rsidR="00BE6F7C" w:rsidRPr="00EF7C30" w:rsidRDefault="00BE6F7C" w:rsidP="002B30F7">
      <w:pPr>
        <w:pStyle w:val="AMNormalIndent1"/>
      </w:pPr>
      <w:r w:rsidRPr="00EF7C30">
        <w:t>Exclusivity:</w:t>
      </w:r>
      <w:r w:rsidRPr="00EF7C30">
        <w:br/>
        <w:t xml:space="preserve">The Recipient acknowledges and agrees that </w:t>
      </w:r>
      <w:r w:rsidR="001C66D1">
        <w:t>Beringarius Capital</w:t>
      </w:r>
      <w:r w:rsidR="002B30F7" w:rsidRPr="00EF7C30">
        <w:t xml:space="preserve"> </w:t>
      </w:r>
      <w:r w:rsidRPr="00EF7C30">
        <w:t xml:space="preserve">shall be the exclusive facilitator, intermediary, or partner for the </w:t>
      </w:r>
      <w:r w:rsidR="00D62D2C">
        <w:t>Potential Transaction</w:t>
      </w:r>
      <w:r w:rsidR="00D62D2C" w:rsidRPr="00EF7C30">
        <w:t xml:space="preserve"> </w:t>
      </w:r>
      <w:r w:rsidR="00946715">
        <w:t xml:space="preserve">or an Alternative Transaction </w:t>
      </w:r>
      <w:r w:rsidRPr="00EF7C30">
        <w:t xml:space="preserve">during the </w:t>
      </w:r>
      <w:r w:rsidR="00946715">
        <w:t>Restricted Period</w:t>
      </w:r>
      <w:ins w:id="70" w:author="Chujun Yang" w:date="2026-02-23T16:24:00Z" w16du:dateUtc="2026-02-23T21:24:00Z">
        <w:r w:rsidR="00B65E12">
          <w:rPr>
            <w:rFonts w:hint="eastAsia"/>
            <w:lang w:eastAsia="zh-CN"/>
          </w:rPr>
          <w:t>, unless otherwise directed by the Company</w:t>
        </w:r>
      </w:ins>
      <w:r w:rsidRPr="00EF7C30">
        <w:t xml:space="preserve">. </w:t>
      </w:r>
    </w:p>
    <w:p w14:paraId="1EAA5E94" w14:textId="04F85395" w:rsidR="00BE6F7C" w:rsidRPr="00377801" w:rsidRDefault="00BE6F7C" w:rsidP="00377801">
      <w:pPr>
        <w:pStyle w:val="AMNormalIndent1"/>
      </w:pPr>
      <w:r w:rsidRPr="006646D8">
        <w:rPr>
          <w:lang w:val="en-US"/>
        </w:rPr>
        <w:t>Remedies for Breach:</w:t>
      </w:r>
      <w:r w:rsidRPr="006646D8">
        <w:rPr>
          <w:lang w:val="en-US"/>
        </w:rPr>
        <w:br/>
      </w:r>
      <w:r w:rsidR="00377801" w:rsidRPr="006646D8">
        <w:rPr>
          <w:lang w:val="en-US"/>
        </w:rPr>
        <w:t xml:space="preserve"> </w:t>
      </w:r>
      <w:r w:rsidR="00377801">
        <w:t>The Recipient</w:t>
      </w:r>
      <w:r w:rsidR="00377801" w:rsidRPr="006646D8">
        <w:t xml:space="preserve"> acknowledge</w:t>
      </w:r>
      <w:r w:rsidR="00377801">
        <w:t>s</w:t>
      </w:r>
      <w:r w:rsidR="00377801" w:rsidRPr="006646D8">
        <w:t xml:space="preserve"> and agree</w:t>
      </w:r>
      <w:r w:rsidR="00377801">
        <w:t>s</w:t>
      </w:r>
      <w:r w:rsidR="00377801" w:rsidRPr="006646D8">
        <w:t xml:space="preserve"> that, in the event of a breach of this </w:t>
      </w:r>
      <w:r w:rsidR="00377801">
        <w:t>clause by the Recipient or Recipient Representatives</w:t>
      </w:r>
      <w:r w:rsidR="00377801" w:rsidRPr="006646D8">
        <w:t xml:space="preserve">, the damages that </w:t>
      </w:r>
      <w:r w:rsidR="00377801">
        <w:t>the Company</w:t>
      </w:r>
      <w:r w:rsidR="00377801" w:rsidRPr="006646D8">
        <w:t xml:space="preserve"> would incur </w:t>
      </w:r>
      <w:ins w:id="71" w:author="Chujun Yang" w:date="2026-02-23T16:25:00Z" w16du:dateUtc="2026-02-23T21:25:00Z">
        <w:r w:rsidR="00B65E12">
          <w:rPr>
            <w:rFonts w:hint="eastAsia"/>
            <w:lang w:eastAsia="zh-CN"/>
          </w:rPr>
          <w:t>may</w:t>
        </w:r>
      </w:ins>
      <w:del w:id="72" w:author="Chujun Yang" w:date="2026-02-23T16:25:00Z" w16du:dateUtc="2026-02-23T21:25:00Z">
        <w:r w:rsidR="00377801" w:rsidRPr="006646D8" w:rsidDel="00B65E12">
          <w:delText>would</w:delText>
        </w:r>
      </w:del>
      <w:r w:rsidR="00377801" w:rsidRPr="006646D8">
        <w:t xml:space="preserve"> be difficult or impossible to ascertain with precision. Accordingly, </w:t>
      </w:r>
      <w:r w:rsidR="00377801">
        <w:t>the Recipient</w:t>
      </w:r>
      <w:r w:rsidR="00377801" w:rsidRPr="006646D8">
        <w:t xml:space="preserve"> agree</w:t>
      </w:r>
      <w:r w:rsidR="00377801">
        <w:t>s</w:t>
      </w:r>
      <w:r w:rsidR="00377801" w:rsidRPr="006646D8">
        <w:t xml:space="preserve"> that</w:t>
      </w:r>
      <w:ins w:id="73" w:author="Chujun Yang" w:date="2026-02-23T16:25:00Z" w16du:dateUtc="2026-02-23T21:25:00Z">
        <w:r w:rsidR="00B65E12">
          <w:rPr>
            <w:rFonts w:hint="eastAsia"/>
            <w:lang w:eastAsia="zh-CN"/>
          </w:rPr>
          <w:t xml:space="preserve"> the Company may seek injunctive relief or other equitable relief</w:t>
        </w:r>
      </w:ins>
      <w:ins w:id="74" w:author="Chujun Yang" w:date="2026-02-23T16:26:00Z" w16du:dateUtc="2026-02-23T21:26:00Z">
        <w:r w:rsidR="00B65E12">
          <w:rPr>
            <w:rFonts w:hint="eastAsia"/>
            <w:lang w:eastAsia="zh-CN"/>
          </w:rPr>
          <w:t xml:space="preserve">, in addition to other remedies which may be </w:t>
        </w:r>
        <w:r w:rsidR="00B65E12">
          <w:rPr>
            <w:lang w:eastAsia="zh-CN"/>
          </w:rPr>
          <w:t>available</w:t>
        </w:r>
        <w:r w:rsidR="00B65E12">
          <w:rPr>
            <w:rFonts w:hint="eastAsia"/>
            <w:lang w:eastAsia="zh-CN"/>
          </w:rPr>
          <w:t xml:space="preserve"> to the Company as permitted by law. </w:t>
        </w:r>
      </w:ins>
      <w:del w:id="75" w:author="Chujun Yang" w:date="2026-02-23T16:25:00Z" w16du:dateUtc="2026-02-23T21:25:00Z">
        <w:r w:rsidR="00377801" w:rsidRPr="006646D8" w:rsidDel="00B65E12">
          <w:delText xml:space="preserve">, in lieu of actual damages, the </w:delText>
        </w:r>
        <w:r w:rsidR="00377801" w:rsidDel="00B65E12">
          <w:delText>Company</w:delText>
        </w:r>
        <w:r w:rsidR="00377801" w:rsidRPr="006646D8" w:rsidDel="00B65E12">
          <w:delText xml:space="preserve"> shall pay to </w:delText>
        </w:r>
        <w:r w:rsidR="00377801" w:rsidDel="00B65E12">
          <w:delText>the Company</w:delText>
        </w:r>
        <w:r w:rsidR="00377801" w:rsidRPr="006646D8" w:rsidDel="00B65E12">
          <w:delText xml:space="preserve">, as liquidated damages and not as a penalty, the amount </w:delText>
        </w:r>
        <w:r w:rsidR="00377801" w:rsidDel="00B65E12">
          <w:delText>that the Company would be entitled to receive has this clause not been breached by the Recipient and/or any of Recipient Representatives, such amount to be measured based on the transaction value assigned to the transaction that was consummated in breach of this clause in the definitive documents memorializing such transaction</w:delText>
        </w:r>
        <w:r w:rsidR="00377801" w:rsidRPr="006646D8" w:rsidDel="00B65E12">
          <w:delText xml:space="preserve">. </w:delText>
        </w:r>
        <w:r w:rsidR="00377801" w:rsidDel="00B65E12">
          <w:delText>The Recipient</w:delText>
        </w:r>
        <w:r w:rsidR="00377801" w:rsidRPr="006646D8" w:rsidDel="00B65E12">
          <w:delText xml:space="preserve"> further agree</w:delText>
        </w:r>
        <w:r w:rsidR="00377801" w:rsidDel="00B65E12">
          <w:delText>s</w:delText>
        </w:r>
        <w:r w:rsidR="00377801" w:rsidRPr="006646D8" w:rsidDel="00B65E12">
          <w:delText xml:space="preserve"> that this amount represents a reasonable estimate of the anticipated or actual harm that might arise from such a breach and is not intended to be a penalty.</w:delText>
        </w:r>
      </w:del>
    </w:p>
    <w:bookmarkEnd w:id="67"/>
    <w:p w14:paraId="3B7431FB" w14:textId="631FFA3F" w:rsidR="0061034C" w:rsidRPr="006646D8" w:rsidRDefault="004A3215" w:rsidP="0061034C">
      <w:pPr>
        <w:pStyle w:val="AMNormalIndent1"/>
        <w:rPr>
          <w:b/>
          <w:bCs/>
          <w:caps/>
        </w:rPr>
      </w:pPr>
      <w:r w:rsidRPr="006646D8">
        <w:rPr>
          <w:b/>
          <w:bCs/>
          <w:caps/>
        </w:rPr>
        <w:t>Public Annoucements</w:t>
      </w:r>
    </w:p>
    <w:p w14:paraId="6FC300BF" w14:textId="745B89E9" w:rsidR="00653F97" w:rsidRPr="00241AFD" w:rsidRDefault="00653F97" w:rsidP="0061034C">
      <w:pPr>
        <w:pStyle w:val="AMNormalIndent1"/>
      </w:pPr>
      <w:r>
        <w:t xml:space="preserve">Each </w:t>
      </w:r>
      <w:r w:rsidR="004A3215">
        <w:t>P</w:t>
      </w:r>
      <w:r>
        <w:t>arty agrees (</w:t>
      </w:r>
      <w:proofErr w:type="spellStart"/>
      <w:r>
        <w:t>i</w:t>
      </w:r>
      <w:proofErr w:type="spellEnd"/>
      <w:r>
        <w:t xml:space="preserve">) to hold and keep in strict confidence the existence and contents of this Agreement and (ii) not to use the other </w:t>
      </w:r>
      <w:r w:rsidR="004A3215">
        <w:t>P</w:t>
      </w:r>
      <w:r>
        <w:t xml:space="preserve">arty’s identity for any public announcement, </w:t>
      </w:r>
      <w:r>
        <w:lastRenderedPageBreak/>
        <w:t xml:space="preserve">advertisement or marketing purpose, in each case, without the other </w:t>
      </w:r>
      <w:r w:rsidR="004A3215">
        <w:t>P</w:t>
      </w:r>
      <w:r>
        <w:t>arty’s prior written consent.</w:t>
      </w:r>
    </w:p>
    <w:p w14:paraId="73AE3496" w14:textId="76C69744" w:rsidR="0061034C" w:rsidRPr="00241AFD" w:rsidRDefault="004A3215" w:rsidP="0061034C">
      <w:pPr>
        <w:pStyle w:val="AMHeading1"/>
      </w:pPr>
      <w:bookmarkStart w:id="76" w:name="_Ref56670412"/>
      <w:r>
        <w:t>ReQUIRED</w:t>
      </w:r>
      <w:r w:rsidRPr="00241AFD">
        <w:t xml:space="preserve"> </w:t>
      </w:r>
      <w:r w:rsidR="0061034C" w:rsidRPr="00241AFD">
        <w:t>disclosure</w:t>
      </w:r>
      <w:bookmarkEnd w:id="76"/>
    </w:p>
    <w:p w14:paraId="7D24467D" w14:textId="48AEF6ED" w:rsidR="0061034C" w:rsidRPr="00241AFD" w:rsidRDefault="0061034C" w:rsidP="0061034C">
      <w:pPr>
        <w:pStyle w:val="AMNormalIndent1"/>
      </w:pPr>
      <w:r w:rsidRPr="00241AFD">
        <w:t xml:space="preserve">In the event the Recipient or any Recipient Representative is requested or required by a court </w:t>
      </w:r>
      <w:r w:rsidR="004A3215">
        <w:t xml:space="preserve">of competent jurisdiction </w:t>
      </w:r>
      <w:r w:rsidRPr="00241AFD">
        <w:t xml:space="preserve">or </w:t>
      </w:r>
      <w:r w:rsidR="004A3215">
        <w:t xml:space="preserve">by applicable law or regulation </w:t>
      </w:r>
      <w:r w:rsidRPr="00241AFD">
        <w:t xml:space="preserve">to disclose any </w:t>
      </w:r>
      <w:r w:rsidR="004A3215">
        <w:t>Confidential I</w:t>
      </w:r>
      <w:r w:rsidRPr="00241AFD">
        <w:t>nformation, the Recipient</w:t>
      </w:r>
      <w:r w:rsidR="00DB670D">
        <w:t>, to the extent permitted by law</w:t>
      </w:r>
      <w:r w:rsidR="00A13506">
        <w:t>,</w:t>
      </w:r>
      <w:r w:rsidRPr="00241AFD">
        <w:t xml:space="preserve"> shall provide the Company with prompt notice</w:t>
      </w:r>
      <w:ins w:id="77" w:author="Chujun Yang" w:date="2026-02-23T16:26:00Z" w16du:dateUtc="2026-02-23T21:26:00Z">
        <w:r w:rsidR="00B65E12">
          <w:rPr>
            <w:rFonts w:hint="eastAsia"/>
            <w:lang w:eastAsia="zh-CN"/>
          </w:rPr>
          <w:t xml:space="preserve"> (email being sufficient)</w:t>
        </w:r>
      </w:ins>
      <w:r w:rsidRPr="00241AFD">
        <w:t xml:space="preserve"> of such request </w:t>
      </w:r>
      <w:r w:rsidR="004A3215">
        <w:t xml:space="preserve">or requirement </w:t>
      </w:r>
      <w:r w:rsidRPr="00241AFD">
        <w:t>so that the Company may</w:t>
      </w:r>
      <w:r w:rsidR="006E34F1">
        <w:t>, at its own expense,</w:t>
      </w:r>
      <w:r w:rsidRPr="00241AFD">
        <w:t xml:space="preserve"> seek an appropriate protective order and/or waive compliance with the provisions of this Agreement</w:t>
      </w:r>
      <w:r w:rsidR="00337871" w:rsidRPr="00241AFD">
        <w:t xml:space="preserve"> and then take into account the Company's reasonable requirements about the proposed form, timing, nature and extent of the disclosure.</w:t>
      </w:r>
      <w:r w:rsidR="00C07FE1">
        <w:t xml:space="preserve"> For the avoidance of doubt, the provisions of this </w:t>
      </w:r>
      <w:r w:rsidR="00C07FE1" w:rsidRPr="00C62BDA">
        <w:rPr>
          <w:u w:val="single"/>
        </w:rPr>
        <w:t>Section 5</w:t>
      </w:r>
      <w:r w:rsidR="00C07FE1">
        <w:t xml:space="preserve"> do not apply if a disclosure is required by any court as a result of any litigation commenced by or on behalf of the Recipient or any Recipient Representative and any disclosure of information in such instance shall be subject to the discovery rules of the court before which such action is pending. </w:t>
      </w:r>
      <w:ins w:id="78" w:author="Chujun Yang" w:date="2026-02-23T16:28:00Z" w16du:dateUtc="2026-02-23T21:28:00Z">
        <w:r w:rsidR="00B65E12" w:rsidRPr="00B65E12">
          <w:t>Notwithstanding the foregoing, Confidential Information may be disclosed, and no notice or further action, as referenced above, shall be required, in connection with routine supervisory examinations by regulatory authorities with jurisdiction over Recipient or its Representatives; provided that Recipient or its Representatives, as applicable, inform any such authority of the confidential nature of such information and request confidential treatment of such information in accordance with such authority's policies and procedures.</w:t>
        </w:r>
      </w:ins>
    </w:p>
    <w:p w14:paraId="6F42B605" w14:textId="73F31523" w:rsidR="0061034C" w:rsidRPr="00241AFD" w:rsidRDefault="0061034C" w:rsidP="0061034C">
      <w:pPr>
        <w:pStyle w:val="AMHeading1"/>
      </w:pPr>
      <w:bookmarkStart w:id="79" w:name="_Ref56670413"/>
      <w:r w:rsidRPr="00241AFD">
        <w:t>Return</w:t>
      </w:r>
      <w:r w:rsidR="006730FB">
        <w:t xml:space="preserve"> OR DESTRUCTION</w:t>
      </w:r>
      <w:r w:rsidRPr="00241AFD">
        <w:t xml:space="preserve"> of Confidential Information</w:t>
      </w:r>
      <w:bookmarkEnd w:id="79"/>
    </w:p>
    <w:p w14:paraId="6D4DD387" w14:textId="3177B48F" w:rsidR="0061034C" w:rsidRPr="00241AFD" w:rsidRDefault="0061034C" w:rsidP="0061034C">
      <w:pPr>
        <w:pStyle w:val="AMNormalIndent1"/>
      </w:pPr>
      <w:r w:rsidRPr="00241AFD">
        <w:rPr>
          <w:bCs/>
        </w:rPr>
        <w:t xml:space="preserve">Unless otherwise required </w:t>
      </w:r>
      <w:r w:rsidR="00C07FE1">
        <w:rPr>
          <w:bCs/>
        </w:rPr>
        <w:t>to comply with</w:t>
      </w:r>
      <w:r w:rsidR="00C07FE1" w:rsidRPr="00241AFD">
        <w:rPr>
          <w:bCs/>
        </w:rPr>
        <w:t xml:space="preserve"> </w:t>
      </w:r>
      <w:r w:rsidR="00C07FE1">
        <w:rPr>
          <w:bCs/>
        </w:rPr>
        <w:t xml:space="preserve">(x) </w:t>
      </w:r>
      <w:r w:rsidRPr="00241AFD">
        <w:rPr>
          <w:bCs/>
        </w:rPr>
        <w:t>applicable law, rule</w:t>
      </w:r>
      <w:r w:rsidR="00200464">
        <w:rPr>
          <w:bCs/>
        </w:rPr>
        <w:t>,</w:t>
      </w:r>
      <w:r w:rsidRPr="00241AFD">
        <w:rPr>
          <w:bCs/>
        </w:rPr>
        <w:t xml:space="preserve"> regulatory requirement</w:t>
      </w:r>
      <w:r w:rsidR="00200464">
        <w:rPr>
          <w:bCs/>
        </w:rPr>
        <w:t xml:space="preserve">, </w:t>
      </w:r>
      <w:r w:rsidR="00200464">
        <w:t>legal process or</w:t>
      </w:r>
      <w:r w:rsidR="00C07FE1">
        <w:t xml:space="preserve"> (y)</w:t>
      </w:r>
      <w:r w:rsidR="00200464">
        <w:t xml:space="preserve"> its </w:t>
      </w:r>
      <w:r w:rsidR="00C07FE1">
        <w:t xml:space="preserve">bona fide </w:t>
      </w:r>
      <w:r w:rsidR="00200464">
        <w:t>compliance policies and procedures and internal recordkeeping policies</w:t>
      </w:r>
      <w:r w:rsidR="00C07FE1">
        <w:t xml:space="preserve"> existing as of the date of this Agreement or put in place following the date hereof in ordinary course and not in circumvention of the restrictions herein</w:t>
      </w:r>
      <w:r w:rsidR="0034614B">
        <w:t xml:space="preserve"> (Confidential Information retained pursuant to the foregoing clauses (x) or (y), the “</w:t>
      </w:r>
      <w:r w:rsidR="0034614B" w:rsidRPr="006646D8">
        <w:rPr>
          <w:b/>
          <w:bCs/>
        </w:rPr>
        <w:t>Retained Copies</w:t>
      </w:r>
      <w:r w:rsidR="0034614B">
        <w:t>”)</w:t>
      </w:r>
      <w:r w:rsidRPr="00241AFD">
        <w:rPr>
          <w:bCs/>
        </w:rPr>
        <w:t>,</w:t>
      </w:r>
      <w:r w:rsidRPr="00241AFD">
        <w:t xml:space="preserve"> the Recipient will promptly, upon the request of the Company</w:t>
      </w:r>
      <w:r w:rsidR="00C07FE1">
        <w:t xml:space="preserve"> at any time</w:t>
      </w:r>
      <w:r w:rsidRPr="00241AFD">
        <w:t>:</w:t>
      </w:r>
    </w:p>
    <w:p w14:paraId="5DB8C9AB" w14:textId="58569310" w:rsidR="0061034C" w:rsidRPr="00241AFD" w:rsidRDefault="00200464" w:rsidP="0061034C">
      <w:pPr>
        <w:pStyle w:val="AMLevel4"/>
      </w:pPr>
      <w:bookmarkStart w:id="80" w:name="_Ref56670414"/>
      <w:r>
        <w:t>destroy</w:t>
      </w:r>
      <w:r w:rsidR="00BA66C6">
        <w:t xml:space="preserve"> </w:t>
      </w:r>
      <w:r w:rsidR="0061034C" w:rsidRPr="00241AFD">
        <w:t xml:space="preserve">any Confidential Information previously provided to the Recipient and the Recipient Representatives pursuant to this Agreement </w:t>
      </w:r>
      <w:r w:rsidR="00C07FE1">
        <w:t>without</w:t>
      </w:r>
      <w:r w:rsidR="0061034C" w:rsidRPr="00241AFD">
        <w:t xml:space="preserve"> retain</w:t>
      </w:r>
      <w:r w:rsidR="00C07FE1">
        <w:t>ing</w:t>
      </w:r>
      <w:r w:rsidR="0061034C" w:rsidRPr="00241AFD">
        <w:t xml:space="preserve"> any copies thereof;</w:t>
      </w:r>
      <w:bookmarkEnd w:id="80"/>
      <w:r w:rsidR="00411BB3">
        <w:t xml:space="preserve"> and</w:t>
      </w:r>
    </w:p>
    <w:p w14:paraId="663B9EFC" w14:textId="2A63C1B3" w:rsidR="00F70429" w:rsidRPr="00241AFD" w:rsidRDefault="0061034C" w:rsidP="00411BB3">
      <w:pPr>
        <w:pStyle w:val="AMLevel4"/>
      </w:pPr>
      <w:bookmarkStart w:id="81" w:name="_Ref56670415"/>
      <w:r w:rsidRPr="00241AFD">
        <w:t>delete and/or provide for deletion of all Confidential Information from any computer, cloud-based applications or other similar device or support containing the Confidential Information whether or not belonging to or rented by or under the control of the Recipient or the Recipient Representatives</w:t>
      </w:r>
      <w:r w:rsidR="00411BB3">
        <w:t>.</w:t>
      </w:r>
      <w:bookmarkEnd w:id="81"/>
    </w:p>
    <w:p w14:paraId="5B43210E" w14:textId="28076FD0" w:rsidR="0027625D" w:rsidRPr="00241AFD" w:rsidRDefault="0034614B" w:rsidP="002A1691">
      <w:pPr>
        <w:pStyle w:val="AMLevel4"/>
        <w:numPr>
          <w:ilvl w:val="0"/>
          <w:numId w:val="0"/>
        </w:numPr>
        <w:ind w:left="851"/>
        <w:rPr>
          <w:rFonts w:hint="eastAsia"/>
          <w:lang w:eastAsia="zh-CN"/>
        </w:rPr>
      </w:pPr>
      <w:r>
        <w:t xml:space="preserve"> The Retained Copies shall remain subject to the terms of this Agreement for </w:t>
      </w:r>
      <w:del w:id="82" w:author="Chujun Yang" w:date="2026-02-23T16:29:00Z" w16du:dateUtc="2026-02-23T21:29:00Z">
        <w:r w:rsidDel="00B65E12">
          <w:delText xml:space="preserve">five </w:delText>
        </w:r>
      </w:del>
      <w:ins w:id="83" w:author="Chujun Yang" w:date="2026-02-23T16:29:00Z" w16du:dateUtc="2026-02-23T21:29:00Z">
        <w:r w:rsidR="00B65E12">
          <w:rPr>
            <w:rFonts w:hint="eastAsia"/>
            <w:lang w:eastAsia="zh-CN"/>
          </w:rPr>
          <w:t>two</w:t>
        </w:r>
        <w:r w:rsidR="00B65E12">
          <w:t xml:space="preserve"> </w:t>
        </w:r>
      </w:ins>
      <w:r>
        <w:t xml:space="preserve">years following the date of termination of this Agreement. </w:t>
      </w:r>
      <w:ins w:id="84" w:author="Chujun Yang" w:date="2026-02-23T16:29:00Z" w16du:dateUtc="2026-02-23T21:29:00Z">
        <w:r w:rsidR="00B65E12">
          <w:rPr>
            <w:rFonts w:hint="eastAsia"/>
            <w:lang w:eastAsia="zh-CN"/>
          </w:rPr>
          <w:t>For the avoidance of doubt, the Recipient and the Recipient</w:t>
        </w:r>
      </w:ins>
      <w:ins w:id="85" w:author="Chujun Yang" w:date="2026-02-23T16:30:00Z" w16du:dateUtc="2026-02-23T21:30:00Z">
        <w:r w:rsidR="00B65E12">
          <w:rPr>
            <w:rFonts w:hint="eastAsia"/>
            <w:lang w:eastAsia="zh-CN"/>
          </w:rPr>
          <w:t xml:space="preserve"> Representatives will not be required to delete or erase any Confidential Information stored in standard archival or computer back-up systems. </w:t>
        </w:r>
      </w:ins>
    </w:p>
    <w:p w14:paraId="0B851268" w14:textId="6299D860" w:rsidR="00436512" w:rsidRPr="00241AFD" w:rsidRDefault="00436512" w:rsidP="0061034C">
      <w:pPr>
        <w:pStyle w:val="AMHeading1"/>
      </w:pPr>
      <w:bookmarkStart w:id="86" w:name="_Ref56670417"/>
      <w:r w:rsidRPr="00241AFD">
        <w:lastRenderedPageBreak/>
        <w:t>No Representation or Warranty</w:t>
      </w:r>
    </w:p>
    <w:p w14:paraId="526550D6" w14:textId="747C9E60" w:rsidR="00436512" w:rsidRPr="00241AFD" w:rsidRDefault="00436512" w:rsidP="00436512">
      <w:pPr>
        <w:pStyle w:val="AMNormalIndent1"/>
      </w:pPr>
      <w:r w:rsidRPr="00241AFD">
        <w:t>The Recipient and each Recipient Representative understands that the</w:t>
      </w:r>
      <w:r w:rsidR="00D10885" w:rsidRPr="00241AFD">
        <w:t xml:space="preserve"> Confidential</w:t>
      </w:r>
      <w:r w:rsidRPr="00241AFD">
        <w:t xml:space="preserve"> Information does not purport to be all-inclusive and that none of the Group Companies makes any representation or warranty as to its accuracy, reliability or completeness</w:t>
      </w:r>
      <w:r w:rsidR="00C35434">
        <w:t xml:space="preserve">, </w:t>
      </w:r>
      <w:r w:rsidR="00C35434" w:rsidRPr="00792C2B">
        <w:rPr>
          <w:iCs/>
        </w:rPr>
        <w:t xml:space="preserve">except in the case of fraud </w:t>
      </w:r>
      <w:r w:rsidR="00A77AED">
        <w:rPr>
          <w:iCs/>
        </w:rPr>
        <w:t>(as such term is defined under Delaware law)</w:t>
      </w:r>
      <w:r w:rsidRPr="00241AFD">
        <w:t>.</w:t>
      </w:r>
    </w:p>
    <w:p w14:paraId="13DB0C4B" w14:textId="49C1BF83" w:rsidR="00436512" w:rsidRPr="00241AFD" w:rsidRDefault="00436512" w:rsidP="00436512">
      <w:pPr>
        <w:pStyle w:val="AMNormalIndent1"/>
      </w:pPr>
      <w:r w:rsidRPr="00241AFD">
        <w:t>The Recipient and each Recipient Representative agrees that none of the Group Companies:</w:t>
      </w:r>
    </w:p>
    <w:p w14:paraId="557357F6" w14:textId="265FFC57" w:rsidR="00436512" w:rsidRPr="00241AFD" w:rsidRDefault="00436512" w:rsidP="00436512">
      <w:pPr>
        <w:pStyle w:val="AMLevel4"/>
      </w:pPr>
      <w:r w:rsidRPr="00241AFD">
        <w:t xml:space="preserve">has any obligation to provide </w:t>
      </w:r>
      <w:r w:rsidR="00A77AED">
        <w:t xml:space="preserve">Confidential </w:t>
      </w:r>
      <w:r w:rsidRPr="00241AFD">
        <w:t>Information, further Confidential Information, to update the Confidential Information, or to correct any inaccuracies in it;</w:t>
      </w:r>
    </w:p>
    <w:p w14:paraId="4502537B" w14:textId="068436B9" w:rsidR="00436512" w:rsidRPr="00241AFD" w:rsidRDefault="00436512" w:rsidP="00436512">
      <w:pPr>
        <w:pStyle w:val="AMLevel4"/>
      </w:pPr>
      <w:r w:rsidRPr="00241AFD">
        <w:t>has any obligation to enter into or continue discussions or negotiations in respect of the Proposed Transaction; or</w:t>
      </w:r>
    </w:p>
    <w:p w14:paraId="05496ABB" w14:textId="6BD4B0F3" w:rsidR="00436512" w:rsidRPr="00241AFD" w:rsidRDefault="00436512" w:rsidP="00436512">
      <w:pPr>
        <w:pStyle w:val="AMLevel4"/>
      </w:pPr>
      <w:r w:rsidRPr="00241AFD">
        <w:t xml:space="preserve">has any liability to the Recipient, any Recipient Representative or any other </w:t>
      </w:r>
      <w:r w:rsidR="00A77AED">
        <w:t>P</w:t>
      </w:r>
      <w:r w:rsidRPr="00241AFD">
        <w:t>erson resulting from the use of Confidential Information by the Recipient or any Recipient Representative.</w:t>
      </w:r>
    </w:p>
    <w:p w14:paraId="6C9041A0" w14:textId="59953FA7" w:rsidR="00436512" w:rsidRPr="00241AFD" w:rsidRDefault="00A77AED" w:rsidP="00436512">
      <w:pPr>
        <w:pStyle w:val="AMNormalIndent1"/>
      </w:pPr>
      <w:r>
        <w:t>Except as and to the extent set forth in</w:t>
      </w:r>
      <w:r w:rsidR="00436512" w:rsidRPr="00241AFD">
        <w:t xml:space="preserve"> any definitive written and legally binding agreement or agreements entered into in relation to the Proposed Transaction (if and when signed) by all parties thereto</w:t>
      </w:r>
      <w:r w:rsidR="0034614B">
        <w:t xml:space="preserve"> (the “</w:t>
      </w:r>
      <w:r w:rsidR="0034614B" w:rsidRPr="006646D8">
        <w:rPr>
          <w:b/>
          <w:bCs/>
        </w:rPr>
        <w:t>Definitive Agreement</w:t>
      </w:r>
      <w:r w:rsidR="0034614B">
        <w:t>”)</w:t>
      </w:r>
      <w:r>
        <w:t>, the Company does not provide any representations or warranties, whether express or implied, with respect to the Confidential Information</w:t>
      </w:r>
      <w:r w:rsidR="00436512" w:rsidRPr="00241AFD">
        <w:t>.</w:t>
      </w:r>
    </w:p>
    <w:p w14:paraId="33B00458" w14:textId="7084E218" w:rsidR="00AA61EE" w:rsidRPr="00241AFD" w:rsidRDefault="00AA61EE" w:rsidP="00AA61EE">
      <w:pPr>
        <w:pStyle w:val="AMHeading1"/>
      </w:pPr>
      <w:r w:rsidRPr="00241AFD">
        <w:t xml:space="preserve">No duty of care owed by </w:t>
      </w:r>
      <w:r w:rsidR="00D8238D">
        <w:t>THE</w:t>
      </w:r>
      <w:r w:rsidRPr="00241AFD">
        <w:t xml:space="preserve"> Company</w:t>
      </w:r>
    </w:p>
    <w:p w14:paraId="02A36755" w14:textId="710C66CA" w:rsidR="00AA61EE" w:rsidRPr="00241AFD" w:rsidRDefault="0034614B" w:rsidP="00AA61EE">
      <w:pPr>
        <w:pStyle w:val="TSBody1-2"/>
        <w:tabs>
          <w:tab w:val="left" w:pos="851"/>
          <w:tab w:val="left" w:pos="1985"/>
          <w:tab w:val="left" w:pos="2835"/>
        </w:tabs>
        <w:rPr>
          <w:rFonts w:ascii="Arial" w:eastAsia="Times New Roman" w:hAnsi="Arial" w:cs="Times New Roman"/>
          <w:sz w:val="20"/>
          <w:szCs w:val="20"/>
          <w:lang w:eastAsia="fr-BE"/>
        </w:rPr>
      </w:pPr>
      <w:r w:rsidRPr="006646D8">
        <w:rPr>
          <w:rFonts w:ascii="Arial" w:eastAsia="Times New Roman" w:hAnsi="Arial" w:cs="Times New Roman"/>
          <w:sz w:val="20"/>
          <w:szCs w:val="20"/>
          <w:lang w:eastAsia="fr-BE"/>
        </w:rPr>
        <w:t>Except as and to the extent set forth in the Definitive Agreement</w:t>
      </w:r>
      <w:r w:rsidR="00AA61EE" w:rsidRPr="00241AFD">
        <w:rPr>
          <w:rFonts w:ascii="Arial" w:eastAsia="Times New Roman" w:hAnsi="Arial" w:cs="Times New Roman"/>
          <w:sz w:val="20"/>
          <w:szCs w:val="20"/>
          <w:lang w:eastAsia="fr-BE"/>
        </w:rPr>
        <w:t xml:space="preserve">, </w:t>
      </w:r>
      <w:r w:rsidR="00C62BDA">
        <w:rPr>
          <w:rFonts w:ascii="Arial" w:eastAsia="Times New Roman" w:hAnsi="Arial" w:cs="Times New Roman"/>
          <w:sz w:val="20"/>
          <w:szCs w:val="20"/>
          <w:lang w:eastAsia="fr-BE"/>
        </w:rPr>
        <w:t>neither the Company nor any of its Affiliates</w:t>
      </w:r>
      <w:r w:rsidR="00AA61EE" w:rsidRPr="00241AFD">
        <w:rPr>
          <w:rFonts w:ascii="Arial" w:eastAsia="Times New Roman" w:hAnsi="Arial" w:cs="Times New Roman"/>
          <w:sz w:val="20"/>
          <w:szCs w:val="20"/>
          <w:lang w:eastAsia="fr-BE"/>
        </w:rPr>
        <w:t xml:space="preserve"> shall owe any duty of care to the Recipient or to any other </w:t>
      </w:r>
      <w:r>
        <w:rPr>
          <w:rFonts w:ascii="Arial" w:eastAsia="Times New Roman" w:hAnsi="Arial" w:cs="Times New Roman"/>
          <w:sz w:val="20"/>
          <w:szCs w:val="20"/>
          <w:lang w:eastAsia="fr-BE"/>
        </w:rPr>
        <w:t>P</w:t>
      </w:r>
      <w:r w:rsidR="00AA61EE" w:rsidRPr="00241AFD">
        <w:rPr>
          <w:rFonts w:ascii="Arial" w:eastAsia="Times New Roman" w:hAnsi="Arial" w:cs="Times New Roman"/>
          <w:sz w:val="20"/>
          <w:szCs w:val="20"/>
          <w:lang w:eastAsia="fr-BE"/>
        </w:rPr>
        <w:t>erson.</w:t>
      </w:r>
    </w:p>
    <w:p w14:paraId="419583A4" w14:textId="77777777" w:rsidR="00AA61EE" w:rsidRPr="00241AFD" w:rsidRDefault="00AA61EE" w:rsidP="00AA61EE">
      <w:pPr>
        <w:pStyle w:val="AMHeading1"/>
      </w:pPr>
      <w:r w:rsidRPr="00241AFD">
        <w:t>Damages not necessarily an adequate remedy</w:t>
      </w:r>
    </w:p>
    <w:p w14:paraId="1FE8010C" w14:textId="40611E03" w:rsidR="00AA61EE" w:rsidRPr="00241AFD" w:rsidRDefault="00AA61EE" w:rsidP="00AA61EE">
      <w:pPr>
        <w:pStyle w:val="TSBody1-2"/>
        <w:tabs>
          <w:tab w:val="left" w:pos="851"/>
          <w:tab w:val="left" w:pos="1985"/>
          <w:tab w:val="left" w:pos="2835"/>
        </w:tabs>
        <w:rPr>
          <w:rFonts w:ascii="Arial" w:eastAsia="Times New Roman" w:hAnsi="Arial" w:cs="Times New Roman"/>
          <w:sz w:val="20"/>
          <w:szCs w:val="20"/>
          <w:lang w:eastAsia="fr-BE"/>
        </w:rPr>
      </w:pPr>
      <w:r w:rsidRPr="00241AFD">
        <w:rPr>
          <w:rFonts w:ascii="Arial" w:eastAsia="Times New Roman" w:hAnsi="Arial" w:cs="Times New Roman"/>
          <w:sz w:val="20"/>
          <w:szCs w:val="20"/>
          <w:lang w:eastAsia="fr-BE"/>
        </w:rPr>
        <w:t xml:space="preserve">The </w:t>
      </w:r>
      <w:ins w:id="87" w:author="Chujun Yang" w:date="2026-02-23T16:31:00Z" w16du:dateUtc="2026-02-23T21:31:00Z">
        <w:r w:rsidR="00B65E12">
          <w:rPr>
            <w:rFonts w:ascii="Arial" w:eastAsiaTheme="minorEastAsia" w:hAnsi="Arial" w:cs="Times New Roman" w:hint="eastAsia"/>
            <w:sz w:val="20"/>
            <w:szCs w:val="20"/>
            <w:lang w:eastAsia="zh-CN"/>
          </w:rPr>
          <w:t>parties</w:t>
        </w:r>
      </w:ins>
      <w:del w:id="88" w:author="Chujun Yang" w:date="2026-02-23T16:31:00Z" w16du:dateUtc="2026-02-23T21:31:00Z">
        <w:r w:rsidRPr="00241AFD" w:rsidDel="00B65E12">
          <w:rPr>
            <w:rFonts w:ascii="Arial" w:eastAsia="Times New Roman" w:hAnsi="Arial" w:cs="Times New Roman"/>
            <w:sz w:val="20"/>
            <w:szCs w:val="20"/>
            <w:lang w:eastAsia="fr-BE"/>
          </w:rPr>
          <w:delText>Recipient and each Recipient Representative</w:delText>
        </w:r>
      </w:del>
      <w:r w:rsidRPr="00241AFD">
        <w:rPr>
          <w:rFonts w:ascii="Arial" w:eastAsia="Times New Roman" w:hAnsi="Arial" w:cs="Times New Roman"/>
          <w:sz w:val="20"/>
          <w:szCs w:val="20"/>
          <w:lang w:eastAsia="fr-BE"/>
        </w:rPr>
        <w:t xml:space="preserve"> acknowledge</w:t>
      </w:r>
      <w:del w:id="89" w:author="Chujun Yang" w:date="2026-02-23T16:32:00Z" w16du:dateUtc="2026-02-23T21:32:00Z">
        <w:r w:rsidRPr="00241AFD" w:rsidDel="00B65E12">
          <w:rPr>
            <w:rFonts w:ascii="Arial" w:eastAsia="Times New Roman" w:hAnsi="Arial" w:cs="Times New Roman"/>
            <w:sz w:val="20"/>
            <w:szCs w:val="20"/>
            <w:lang w:eastAsia="fr-BE"/>
          </w:rPr>
          <w:delText>s</w:delText>
        </w:r>
      </w:del>
      <w:r w:rsidRPr="00241AFD">
        <w:rPr>
          <w:rFonts w:ascii="Arial" w:eastAsia="Times New Roman" w:hAnsi="Arial" w:cs="Times New Roman"/>
          <w:sz w:val="20"/>
          <w:szCs w:val="20"/>
          <w:lang w:eastAsia="fr-BE"/>
        </w:rPr>
        <w:t xml:space="preserve"> that </w:t>
      </w:r>
      <w:r w:rsidR="0034614B">
        <w:rPr>
          <w:rFonts w:ascii="Arial" w:eastAsia="Times New Roman" w:hAnsi="Arial" w:cs="Times New Roman"/>
          <w:sz w:val="20"/>
          <w:szCs w:val="20"/>
          <w:lang w:eastAsia="fr-BE"/>
        </w:rPr>
        <w:t xml:space="preserve">the </w:t>
      </w:r>
      <w:del w:id="90" w:author="Chujun Yang" w:date="2026-02-23T16:31:00Z" w16du:dateUtc="2026-02-23T21:31:00Z">
        <w:r w:rsidR="0034614B" w:rsidDel="00B65E12">
          <w:rPr>
            <w:rFonts w:ascii="Arial" w:eastAsia="Times New Roman" w:hAnsi="Arial" w:cs="Times New Roman"/>
            <w:sz w:val="20"/>
            <w:szCs w:val="20"/>
            <w:lang w:eastAsia="fr-BE"/>
          </w:rPr>
          <w:delText xml:space="preserve">Company </w:delText>
        </w:r>
      </w:del>
      <w:ins w:id="91" w:author="Chujun Yang" w:date="2026-02-23T16:32:00Z" w16du:dateUtc="2026-02-23T21:32:00Z">
        <w:r w:rsidR="00B65E12">
          <w:rPr>
            <w:rFonts w:ascii="Arial" w:eastAsiaTheme="minorEastAsia" w:hAnsi="Arial" w:cs="Times New Roman" w:hint="eastAsia"/>
            <w:sz w:val="20"/>
            <w:szCs w:val="20"/>
            <w:lang w:eastAsia="zh-CN"/>
          </w:rPr>
          <w:t xml:space="preserve">other party </w:t>
        </w:r>
      </w:ins>
      <w:r w:rsidR="0034614B">
        <w:rPr>
          <w:rFonts w:ascii="Arial" w:eastAsia="Times New Roman" w:hAnsi="Arial" w:cs="Times New Roman"/>
          <w:sz w:val="20"/>
          <w:szCs w:val="20"/>
          <w:lang w:eastAsia="fr-BE"/>
        </w:rPr>
        <w:t>may</w:t>
      </w:r>
      <w:r w:rsidRPr="00241AFD">
        <w:rPr>
          <w:rFonts w:ascii="Arial" w:eastAsia="Times New Roman" w:hAnsi="Arial" w:cs="Times New Roman"/>
          <w:sz w:val="20"/>
          <w:szCs w:val="20"/>
          <w:lang w:eastAsia="fr-BE"/>
        </w:rPr>
        <w:t xml:space="preserve"> be irreparably harmed by any breach of </w:t>
      </w:r>
      <w:r w:rsidR="0034614B">
        <w:rPr>
          <w:rFonts w:ascii="Arial" w:eastAsia="Times New Roman" w:hAnsi="Arial" w:cs="Times New Roman"/>
          <w:sz w:val="20"/>
          <w:szCs w:val="20"/>
          <w:lang w:eastAsia="fr-BE"/>
        </w:rPr>
        <w:t>any</w:t>
      </w:r>
      <w:r w:rsidR="0034614B" w:rsidRPr="00241AFD">
        <w:rPr>
          <w:rFonts w:ascii="Arial" w:eastAsia="Times New Roman" w:hAnsi="Arial" w:cs="Times New Roman"/>
          <w:sz w:val="20"/>
          <w:szCs w:val="20"/>
          <w:lang w:eastAsia="fr-BE"/>
        </w:rPr>
        <w:t xml:space="preserve"> </w:t>
      </w:r>
      <w:r w:rsidRPr="00241AFD">
        <w:rPr>
          <w:rFonts w:ascii="Arial" w:eastAsia="Times New Roman" w:hAnsi="Arial" w:cs="Times New Roman"/>
          <w:sz w:val="20"/>
          <w:szCs w:val="20"/>
          <w:lang w:eastAsia="fr-BE"/>
        </w:rPr>
        <w:t>terms</w:t>
      </w:r>
      <w:r w:rsidR="0034614B">
        <w:rPr>
          <w:rFonts w:ascii="Arial" w:eastAsia="Times New Roman" w:hAnsi="Arial" w:cs="Times New Roman"/>
          <w:sz w:val="20"/>
          <w:szCs w:val="20"/>
          <w:lang w:eastAsia="fr-BE"/>
        </w:rPr>
        <w:t xml:space="preserve"> of this Agreement</w:t>
      </w:r>
      <w:r w:rsidRPr="00241AFD">
        <w:rPr>
          <w:rFonts w:ascii="Arial" w:eastAsia="Times New Roman" w:hAnsi="Arial" w:cs="Times New Roman"/>
          <w:sz w:val="20"/>
          <w:szCs w:val="20"/>
          <w:lang w:eastAsia="fr-BE"/>
        </w:rPr>
        <w:t>, and that damages alone may not necessarily be an adequate remedy.</w:t>
      </w:r>
    </w:p>
    <w:p w14:paraId="227CF45D" w14:textId="59CFBDE8" w:rsidR="00AA61EE" w:rsidRPr="00241AFD" w:rsidRDefault="00AA61EE" w:rsidP="00AA61EE">
      <w:pPr>
        <w:pStyle w:val="TSBody1-2"/>
        <w:tabs>
          <w:tab w:val="left" w:pos="851"/>
          <w:tab w:val="left" w:pos="1985"/>
          <w:tab w:val="left" w:pos="2835"/>
        </w:tabs>
        <w:rPr>
          <w:rFonts w:ascii="Arial" w:eastAsia="Times New Roman" w:hAnsi="Arial" w:cs="Times New Roman"/>
          <w:sz w:val="20"/>
          <w:szCs w:val="20"/>
          <w:lang w:eastAsia="fr-BE"/>
        </w:rPr>
      </w:pPr>
      <w:bookmarkStart w:id="92" w:name="_Ref335130360"/>
      <w:bookmarkStart w:id="93" w:name="_Ref494483157"/>
      <w:r w:rsidRPr="00241AFD">
        <w:rPr>
          <w:rFonts w:ascii="Arial" w:eastAsia="Times New Roman" w:hAnsi="Arial" w:cs="Times New Roman"/>
          <w:sz w:val="20"/>
          <w:szCs w:val="20"/>
          <w:lang w:eastAsia="fr-BE"/>
        </w:rPr>
        <w:t xml:space="preserve">The </w:t>
      </w:r>
      <w:del w:id="94" w:author="Chujun Yang" w:date="2026-02-23T16:32:00Z" w16du:dateUtc="2026-02-23T21:32:00Z">
        <w:r w:rsidRPr="00241AFD" w:rsidDel="00B65E12">
          <w:rPr>
            <w:rFonts w:ascii="Arial" w:eastAsia="Times New Roman" w:hAnsi="Arial" w:cs="Times New Roman"/>
            <w:sz w:val="20"/>
            <w:szCs w:val="20"/>
            <w:lang w:eastAsia="fr-BE"/>
          </w:rPr>
          <w:delText>Recipient and each Recipient Representative</w:delText>
        </w:r>
      </w:del>
      <w:ins w:id="95" w:author="Chujun Yang" w:date="2026-02-23T16:32:00Z" w16du:dateUtc="2026-02-23T21:32:00Z">
        <w:r w:rsidR="00B65E12">
          <w:rPr>
            <w:rFonts w:ascii="Arial" w:eastAsiaTheme="minorEastAsia" w:hAnsi="Arial" w:cs="Times New Roman" w:hint="eastAsia"/>
            <w:sz w:val="20"/>
            <w:szCs w:val="20"/>
            <w:lang w:eastAsia="zh-CN"/>
          </w:rPr>
          <w:t>parties</w:t>
        </w:r>
      </w:ins>
      <w:r w:rsidRPr="00241AFD">
        <w:rPr>
          <w:rFonts w:ascii="Arial" w:eastAsia="Times New Roman" w:hAnsi="Arial" w:cs="Times New Roman"/>
          <w:sz w:val="20"/>
          <w:szCs w:val="20"/>
          <w:lang w:eastAsia="fr-BE"/>
        </w:rPr>
        <w:t xml:space="preserve"> acknowledge</w:t>
      </w:r>
      <w:del w:id="96" w:author="Chujun Yang" w:date="2026-02-23T16:32:00Z" w16du:dateUtc="2026-02-23T21:32:00Z">
        <w:r w:rsidRPr="00241AFD" w:rsidDel="00B65E12">
          <w:rPr>
            <w:rFonts w:ascii="Arial" w:eastAsia="Times New Roman" w:hAnsi="Arial" w:cs="Times New Roman"/>
            <w:sz w:val="20"/>
            <w:szCs w:val="20"/>
            <w:lang w:eastAsia="fr-BE"/>
          </w:rPr>
          <w:delText>s</w:delText>
        </w:r>
      </w:del>
      <w:r w:rsidRPr="00241AFD">
        <w:rPr>
          <w:rFonts w:ascii="Arial" w:eastAsia="Times New Roman" w:hAnsi="Arial" w:cs="Times New Roman"/>
          <w:sz w:val="20"/>
          <w:szCs w:val="20"/>
          <w:lang w:eastAsia="fr-BE"/>
        </w:rPr>
        <w:t xml:space="preserve"> </w:t>
      </w:r>
      <w:r w:rsidR="0034614B">
        <w:rPr>
          <w:rFonts w:ascii="Arial" w:eastAsia="Times New Roman" w:hAnsi="Arial" w:cs="Times New Roman"/>
          <w:sz w:val="20"/>
          <w:szCs w:val="20"/>
          <w:lang w:eastAsia="fr-BE"/>
        </w:rPr>
        <w:t>and agree</w:t>
      </w:r>
      <w:del w:id="97" w:author="Chujun Yang" w:date="2026-02-23T16:32:00Z" w16du:dateUtc="2026-02-23T21:32:00Z">
        <w:r w:rsidR="0034614B" w:rsidDel="00B65E12">
          <w:rPr>
            <w:rFonts w:ascii="Arial" w:eastAsia="Times New Roman" w:hAnsi="Arial" w:cs="Times New Roman"/>
            <w:sz w:val="20"/>
            <w:szCs w:val="20"/>
            <w:lang w:eastAsia="fr-BE"/>
          </w:rPr>
          <w:delText>s</w:delText>
        </w:r>
      </w:del>
      <w:r w:rsidR="0034614B">
        <w:rPr>
          <w:rFonts w:ascii="Arial" w:eastAsia="Times New Roman" w:hAnsi="Arial" w:cs="Times New Roman"/>
          <w:sz w:val="20"/>
          <w:szCs w:val="20"/>
          <w:lang w:eastAsia="fr-BE"/>
        </w:rPr>
        <w:t xml:space="preserve"> </w:t>
      </w:r>
      <w:r w:rsidRPr="00241AFD">
        <w:rPr>
          <w:rFonts w:ascii="Arial" w:eastAsia="Times New Roman" w:hAnsi="Arial" w:cs="Times New Roman"/>
          <w:sz w:val="20"/>
          <w:szCs w:val="20"/>
          <w:lang w:eastAsia="fr-BE"/>
        </w:rPr>
        <w:t>that, without affecting any other rights or remedies</w:t>
      </w:r>
      <w:bookmarkEnd w:id="92"/>
      <w:r w:rsidRPr="00241AFD">
        <w:rPr>
          <w:rFonts w:ascii="Arial" w:eastAsia="Times New Roman" w:hAnsi="Arial" w:cs="Times New Roman"/>
          <w:sz w:val="20"/>
          <w:szCs w:val="20"/>
          <w:lang w:eastAsia="fr-BE"/>
        </w:rPr>
        <w:t xml:space="preserve"> if a breach of the terms of this </w:t>
      </w:r>
      <w:r w:rsidR="00D10885" w:rsidRPr="00241AFD">
        <w:rPr>
          <w:rFonts w:ascii="Arial" w:eastAsia="Times New Roman" w:hAnsi="Arial" w:cs="Times New Roman"/>
          <w:sz w:val="20"/>
          <w:szCs w:val="20"/>
          <w:lang w:eastAsia="fr-BE"/>
        </w:rPr>
        <w:t xml:space="preserve">Agreement </w:t>
      </w:r>
      <w:r w:rsidRPr="00241AFD">
        <w:rPr>
          <w:rFonts w:ascii="Arial" w:eastAsia="Times New Roman" w:hAnsi="Arial" w:cs="Times New Roman"/>
          <w:sz w:val="20"/>
          <w:szCs w:val="20"/>
          <w:lang w:eastAsia="fr-BE"/>
        </w:rPr>
        <w:t>occurs</w:t>
      </w:r>
      <w:del w:id="98" w:author="Chujun Yang" w:date="2026-02-23T16:32:00Z" w16du:dateUtc="2026-02-23T21:32:00Z">
        <w:r w:rsidRPr="00241AFD" w:rsidDel="00B65E12">
          <w:rPr>
            <w:rFonts w:ascii="Arial" w:eastAsia="Times New Roman" w:hAnsi="Arial" w:cs="Times New Roman"/>
            <w:sz w:val="20"/>
            <w:szCs w:val="20"/>
            <w:lang w:eastAsia="fr-BE"/>
          </w:rPr>
          <w:delText xml:space="preserve"> or is threatened</w:delText>
        </w:r>
      </w:del>
      <w:r w:rsidRPr="00241AFD">
        <w:rPr>
          <w:rFonts w:ascii="Arial" w:eastAsia="Times New Roman" w:hAnsi="Arial" w:cs="Times New Roman"/>
          <w:sz w:val="20"/>
          <w:szCs w:val="20"/>
          <w:lang w:eastAsia="fr-BE"/>
        </w:rPr>
        <w:t xml:space="preserve">, the remedies of injunction, specific performance and other equitable relief, or any combination of these remedies, </w:t>
      </w:r>
      <w:r w:rsidR="0034614B">
        <w:rPr>
          <w:rFonts w:ascii="Arial" w:eastAsia="Times New Roman" w:hAnsi="Arial" w:cs="Times New Roman"/>
          <w:sz w:val="20"/>
          <w:szCs w:val="20"/>
          <w:lang w:eastAsia="fr-BE"/>
        </w:rPr>
        <w:t>shall</w:t>
      </w:r>
      <w:r w:rsidR="0034614B" w:rsidRPr="00241AFD">
        <w:rPr>
          <w:rFonts w:ascii="Arial" w:eastAsia="Times New Roman" w:hAnsi="Arial" w:cs="Times New Roman"/>
          <w:sz w:val="20"/>
          <w:szCs w:val="20"/>
          <w:lang w:eastAsia="fr-BE"/>
        </w:rPr>
        <w:t xml:space="preserve"> </w:t>
      </w:r>
      <w:r w:rsidRPr="00241AFD">
        <w:rPr>
          <w:rFonts w:ascii="Arial" w:eastAsia="Times New Roman" w:hAnsi="Arial" w:cs="Times New Roman"/>
          <w:sz w:val="20"/>
          <w:szCs w:val="20"/>
          <w:lang w:eastAsia="fr-BE"/>
        </w:rPr>
        <w:t>be available</w:t>
      </w:r>
      <w:r w:rsidR="0034614B">
        <w:rPr>
          <w:rFonts w:ascii="Arial" w:eastAsia="Times New Roman" w:hAnsi="Arial" w:cs="Times New Roman"/>
          <w:sz w:val="20"/>
          <w:szCs w:val="20"/>
          <w:lang w:eastAsia="fr-BE"/>
        </w:rPr>
        <w:t xml:space="preserve"> to the </w:t>
      </w:r>
      <w:del w:id="99" w:author="Chujun Yang" w:date="2026-02-23T16:32:00Z" w16du:dateUtc="2026-02-23T21:32:00Z">
        <w:r w:rsidR="0034614B" w:rsidDel="00B65E12">
          <w:rPr>
            <w:rFonts w:ascii="Arial" w:eastAsia="Times New Roman" w:hAnsi="Arial" w:cs="Times New Roman"/>
            <w:sz w:val="20"/>
            <w:szCs w:val="20"/>
            <w:lang w:eastAsia="fr-BE"/>
          </w:rPr>
          <w:delText xml:space="preserve">Company </w:delText>
        </w:r>
      </w:del>
      <w:ins w:id="100" w:author="Chujun Yang" w:date="2026-02-23T16:32:00Z" w16du:dateUtc="2026-02-23T21:32:00Z">
        <w:r w:rsidR="00B65E12">
          <w:rPr>
            <w:rFonts w:ascii="Arial" w:eastAsiaTheme="minorEastAsia" w:hAnsi="Arial" w:cs="Times New Roman" w:hint="eastAsia"/>
            <w:sz w:val="20"/>
            <w:szCs w:val="20"/>
            <w:lang w:eastAsia="zh-CN"/>
          </w:rPr>
          <w:t>non-breaching party</w:t>
        </w:r>
        <w:r w:rsidR="00B65E12">
          <w:rPr>
            <w:rFonts w:ascii="Arial" w:eastAsia="Times New Roman" w:hAnsi="Arial" w:cs="Times New Roman"/>
            <w:sz w:val="20"/>
            <w:szCs w:val="20"/>
            <w:lang w:eastAsia="fr-BE"/>
          </w:rPr>
          <w:t xml:space="preserve"> </w:t>
        </w:r>
      </w:ins>
      <w:r w:rsidR="0034614B">
        <w:rPr>
          <w:rFonts w:ascii="Arial" w:eastAsia="Times New Roman" w:hAnsi="Arial" w:cs="Times New Roman"/>
          <w:sz w:val="20"/>
          <w:szCs w:val="20"/>
          <w:lang w:eastAsia="fr-BE"/>
        </w:rPr>
        <w:t>without any obligation to post a bond</w:t>
      </w:r>
      <w:r w:rsidRPr="00241AFD">
        <w:rPr>
          <w:rFonts w:ascii="Arial" w:eastAsia="Times New Roman" w:hAnsi="Arial" w:cs="Times New Roman"/>
          <w:sz w:val="20"/>
          <w:szCs w:val="20"/>
          <w:lang w:eastAsia="fr-BE"/>
        </w:rPr>
        <w:t>.</w:t>
      </w:r>
      <w:bookmarkEnd w:id="93"/>
      <w:r w:rsidRPr="00241AFD">
        <w:rPr>
          <w:rFonts w:ascii="Arial" w:eastAsia="Times New Roman" w:hAnsi="Arial" w:cs="Times New Roman"/>
          <w:sz w:val="20"/>
          <w:szCs w:val="20"/>
          <w:lang w:eastAsia="fr-BE"/>
        </w:rPr>
        <w:t xml:space="preserve"> </w:t>
      </w:r>
    </w:p>
    <w:p w14:paraId="2EB766CF" w14:textId="53A969D9" w:rsidR="00AA61EE" w:rsidRPr="00241AFD" w:rsidDel="00B65E12" w:rsidRDefault="00AA61EE" w:rsidP="00AA61EE">
      <w:pPr>
        <w:pStyle w:val="TSBody1-2"/>
        <w:tabs>
          <w:tab w:val="left" w:pos="851"/>
          <w:tab w:val="left" w:pos="1985"/>
          <w:tab w:val="left" w:pos="2835"/>
        </w:tabs>
        <w:rPr>
          <w:del w:id="101" w:author="Chujun Yang" w:date="2026-02-23T16:32:00Z" w16du:dateUtc="2026-02-23T21:32:00Z"/>
          <w:rFonts w:ascii="Arial" w:eastAsia="Times New Roman" w:hAnsi="Arial" w:cs="Times New Roman"/>
          <w:sz w:val="20"/>
          <w:szCs w:val="20"/>
          <w:lang w:eastAsia="fr-BE"/>
        </w:rPr>
      </w:pPr>
      <w:del w:id="102" w:author="Chujun Yang" w:date="2026-02-23T16:32:00Z" w16du:dateUtc="2026-02-23T21:32:00Z">
        <w:r w:rsidRPr="00241AFD" w:rsidDel="00B65E12">
          <w:rPr>
            <w:rFonts w:ascii="Arial" w:eastAsia="Times New Roman" w:hAnsi="Arial" w:cs="Times New Roman"/>
            <w:sz w:val="20"/>
            <w:szCs w:val="20"/>
            <w:lang w:eastAsia="fr-BE"/>
          </w:rPr>
          <w:delText xml:space="preserve">The Recipient and each Recipient Representative also agrees that it shall, if any of the remedies set out in </w:delText>
        </w:r>
        <w:r w:rsidR="0034614B" w:rsidDel="00B65E12">
          <w:rPr>
            <w:rFonts w:ascii="Arial" w:eastAsia="Times New Roman" w:hAnsi="Arial" w:cs="Times New Roman"/>
            <w:sz w:val="20"/>
            <w:szCs w:val="20"/>
            <w:lang w:eastAsia="fr-BE"/>
          </w:rPr>
          <w:delText xml:space="preserve">this </w:delText>
        </w:r>
        <w:r w:rsidRPr="00241AFD" w:rsidDel="00B65E12">
          <w:rPr>
            <w:rFonts w:ascii="Arial" w:eastAsia="Times New Roman" w:hAnsi="Arial" w:cs="Times New Roman"/>
            <w:sz w:val="20"/>
            <w:szCs w:val="20"/>
            <w:lang w:eastAsia="fr-BE"/>
          </w:rPr>
          <w:delText xml:space="preserve">paragraph 10 is sought in relation to any threatened or actual breach of the terms of this </w:delText>
        </w:r>
        <w:r w:rsidR="00D10885" w:rsidRPr="00241AFD" w:rsidDel="00B65E12">
          <w:rPr>
            <w:rFonts w:ascii="Arial" w:eastAsia="Times New Roman" w:hAnsi="Arial" w:cs="Times New Roman"/>
            <w:sz w:val="20"/>
            <w:szCs w:val="20"/>
            <w:lang w:eastAsia="fr-BE"/>
          </w:rPr>
          <w:delText>Agreement</w:delText>
        </w:r>
        <w:r w:rsidRPr="00241AFD" w:rsidDel="00B65E12">
          <w:rPr>
            <w:rFonts w:ascii="Arial" w:eastAsia="Times New Roman" w:hAnsi="Arial" w:cs="Times New Roman"/>
            <w:sz w:val="20"/>
            <w:szCs w:val="20"/>
            <w:lang w:eastAsia="fr-BE"/>
          </w:rPr>
          <w:delText>, waive any rights it may have to oppose that remedy on the grounds that damages would be an adequate alternative.</w:delText>
        </w:r>
      </w:del>
    </w:p>
    <w:p w14:paraId="3DF78637" w14:textId="25857277" w:rsidR="0061034C" w:rsidRPr="00241AFD" w:rsidRDefault="0061034C" w:rsidP="0061034C">
      <w:pPr>
        <w:pStyle w:val="AMHeading1"/>
      </w:pPr>
      <w:r w:rsidRPr="00241AFD">
        <w:lastRenderedPageBreak/>
        <w:t>Duration</w:t>
      </w:r>
      <w:bookmarkEnd w:id="86"/>
    </w:p>
    <w:p w14:paraId="5BE4BC4D" w14:textId="654E602F" w:rsidR="0061034C" w:rsidRPr="0034614B" w:rsidRDefault="0061034C" w:rsidP="0061034C">
      <w:pPr>
        <w:pStyle w:val="AMNormalIndent1"/>
      </w:pPr>
      <w:r w:rsidRPr="00241AFD">
        <w:t xml:space="preserve">Except as otherwise expressly provided by other clauses of this Agreement or in the </w:t>
      </w:r>
      <w:r w:rsidR="0034614B">
        <w:t>D</w:t>
      </w:r>
      <w:r w:rsidRPr="00241AFD">
        <w:t xml:space="preserve">efinitive </w:t>
      </w:r>
      <w:r w:rsidR="0034614B">
        <w:t>A</w:t>
      </w:r>
      <w:r w:rsidRPr="00241AFD">
        <w:t xml:space="preserve">greement, the obligations assumed herein by the Recipient shall terminate </w:t>
      </w:r>
      <w:r w:rsidRPr="00241AFD">
        <w:rPr>
          <w:bCs/>
        </w:rPr>
        <w:t xml:space="preserve">on </w:t>
      </w:r>
      <w:r w:rsidR="00B929B5" w:rsidRPr="00241AFD">
        <w:rPr>
          <w:bCs/>
        </w:rPr>
        <w:t xml:space="preserve">the earlier of (x) the Recipient or any of its affiliates entering into </w:t>
      </w:r>
      <w:r w:rsidR="0034614B">
        <w:rPr>
          <w:bCs/>
        </w:rPr>
        <w:t>a D</w:t>
      </w:r>
      <w:r w:rsidR="00B929B5" w:rsidRPr="00241AFD">
        <w:rPr>
          <w:bCs/>
        </w:rPr>
        <w:t xml:space="preserve">efinitive </w:t>
      </w:r>
      <w:r w:rsidR="0034614B">
        <w:rPr>
          <w:bCs/>
        </w:rPr>
        <w:t>Agreement,</w:t>
      </w:r>
      <w:r w:rsidR="00B929B5" w:rsidRPr="00241AFD">
        <w:rPr>
          <w:bCs/>
        </w:rPr>
        <w:t xml:space="preserve"> and (y) </w:t>
      </w:r>
      <w:r w:rsidRPr="00241AFD">
        <w:rPr>
          <w:bCs/>
        </w:rPr>
        <w:t xml:space="preserve">the </w:t>
      </w:r>
      <w:r w:rsidR="00B929B5" w:rsidRPr="00241AFD">
        <w:rPr>
          <w:bCs/>
        </w:rPr>
        <w:t xml:space="preserve">second </w:t>
      </w:r>
      <w:r w:rsidRPr="00241AFD">
        <w:rPr>
          <w:bCs/>
        </w:rPr>
        <w:t>anniversary of the execution date of this Agreement</w:t>
      </w:r>
      <w:r w:rsidRPr="00241AFD">
        <w:t>.</w:t>
      </w:r>
      <w:r w:rsidR="0034614B">
        <w:t xml:space="preserve"> Notwithstanding the foregoing, </w:t>
      </w:r>
      <w:r w:rsidR="0034614B" w:rsidRPr="0034614B">
        <w:t>a</w:t>
      </w:r>
      <w:r w:rsidR="0034614B" w:rsidRPr="006646D8">
        <w:t>ny Confidential Information that constitutes a trade secret under applicable law shall continue to be held as confidential in accordance with the terms of this Agreement until such information is destroyed and no longer retained by Recipient or, if earlier, until such information no longer constitutes a trade secret under applicable law; provided, further, that (</w:t>
      </w:r>
      <w:proofErr w:type="spellStart"/>
      <w:r w:rsidR="0034614B" w:rsidRPr="006646D8">
        <w:t>i</w:t>
      </w:r>
      <w:proofErr w:type="spellEnd"/>
      <w:r w:rsidR="0034614B" w:rsidRPr="006646D8">
        <w:t>) the Discloser agrees to not provide Recipient with any Confidential Information that constitutes a trade secret without Recipient’s prior consent, and (ii) any Confidential Information that constitutes a trade secret under applicable law shall carry a legend identifying it as such.</w:t>
      </w:r>
    </w:p>
    <w:p w14:paraId="7118CB62" w14:textId="77777777" w:rsidR="0061034C" w:rsidRPr="00241AFD" w:rsidRDefault="0061034C" w:rsidP="0061034C">
      <w:pPr>
        <w:pStyle w:val="AMHeading1"/>
      </w:pPr>
      <w:bookmarkStart w:id="103" w:name="_Ref56670418"/>
      <w:r w:rsidRPr="00241AFD">
        <w:t>No Waiver</w:t>
      </w:r>
      <w:bookmarkEnd w:id="103"/>
    </w:p>
    <w:p w14:paraId="5F3F60A4" w14:textId="77777777" w:rsidR="0061034C" w:rsidRPr="00241AFD" w:rsidRDefault="0061034C" w:rsidP="0061034C">
      <w:pPr>
        <w:pStyle w:val="AMNormalIndent1"/>
      </w:pPr>
      <w:r w:rsidRPr="00241AFD">
        <w:t>No failure or delay of a Party to exercise any right or remedy under this Agreement shall be considered, or operate as, a waiver thereof, nor shall any single or partial exercise of any right or remedy preclude any other or further exercise thereof or the exercise of any other right or remedy.</w:t>
      </w:r>
    </w:p>
    <w:p w14:paraId="29FAF315" w14:textId="77777777" w:rsidR="0061034C" w:rsidRPr="00241AFD" w:rsidRDefault="0061034C" w:rsidP="0061034C">
      <w:pPr>
        <w:pStyle w:val="AMHeading1"/>
      </w:pPr>
      <w:bookmarkStart w:id="104" w:name="_Ref56670420"/>
      <w:r w:rsidRPr="00241AFD">
        <w:t>Amendments</w:t>
      </w:r>
      <w:bookmarkEnd w:id="104"/>
    </w:p>
    <w:p w14:paraId="1B4C468C" w14:textId="77777777" w:rsidR="0061034C" w:rsidRPr="00241AFD" w:rsidRDefault="0061034C" w:rsidP="0061034C">
      <w:pPr>
        <w:pStyle w:val="AMNormalIndent1"/>
      </w:pPr>
      <w:r w:rsidRPr="00241AFD">
        <w:t>This Agreement may only be amended or supplemented by a written agreement signed by all of the Parties.</w:t>
      </w:r>
    </w:p>
    <w:p w14:paraId="583B1B23" w14:textId="77777777" w:rsidR="0061034C" w:rsidRPr="00241AFD" w:rsidRDefault="0061034C" w:rsidP="0061034C">
      <w:pPr>
        <w:pStyle w:val="AMHeading1"/>
      </w:pPr>
      <w:bookmarkStart w:id="105" w:name="_Ref56670421"/>
      <w:r w:rsidRPr="00241AFD">
        <w:t>Assignment</w:t>
      </w:r>
      <w:bookmarkEnd w:id="105"/>
    </w:p>
    <w:p w14:paraId="6E8CE2FB" w14:textId="07CC3806" w:rsidR="0061034C" w:rsidRPr="00241AFD" w:rsidRDefault="0061034C" w:rsidP="0061034C">
      <w:pPr>
        <w:pStyle w:val="AMNormalIndent1"/>
        <w:rPr>
          <w:bCs/>
        </w:rPr>
      </w:pPr>
      <w:r w:rsidRPr="00241AFD">
        <w:rPr>
          <w:bCs/>
        </w:rPr>
        <w:t xml:space="preserve">None of the Parties may assign any of their rights </w:t>
      </w:r>
      <w:r w:rsidR="004E2F27">
        <w:rPr>
          <w:bCs/>
        </w:rPr>
        <w:t xml:space="preserve">or obligations </w:t>
      </w:r>
      <w:r w:rsidRPr="00241AFD">
        <w:rPr>
          <w:bCs/>
        </w:rPr>
        <w:t>under this Agreement without the written consent of the other Party.</w:t>
      </w:r>
    </w:p>
    <w:p w14:paraId="4CB274E0" w14:textId="77777777" w:rsidR="0061034C" w:rsidRPr="00241AFD" w:rsidRDefault="0061034C" w:rsidP="0061034C">
      <w:pPr>
        <w:pStyle w:val="AMHeading1"/>
      </w:pPr>
      <w:bookmarkStart w:id="106" w:name="_Ref56670422"/>
      <w:r w:rsidRPr="00241AFD">
        <w:t>Notices</w:t>
      </w:r>
      <w:bookmarkEnd w:id="106"/>
    </w:p>
    <w:p w14:paraId="753A9402" w14:textId="0E1039B3" w:rsidR="0061034C" w:rsidRPr="00241AFD" w:rsidRDefault="0061034C" w:rsidP="0061034C">
      <w:pPr>
        <w:pStyle w:val="AMNormalIndent1"/>
      </w:pPr>
      <w:r w:rsidRPr="00241AFD">
        <w:t xml:space="preserve">All notices and other communications under this Agreement shall be in writing and shall be deemed to have been duly given </w:t>
      </w:r>
      <w:bookmarkStart w:id="107" w:name="DocXTextRef5"/>
      <w:r w:rsidRPr="00241AFD">
        <w:t>(</w:t>
      </w:r>
      <w:proofErr w:type="spellStart"/>
      <w:r w:rsidRPr="00241AFD">
        <w:t>i</w:t>
      </w:r>
      <w:proofErr w:type="spellEnd"/>
      <w:r w:rsidRPr="00241AFD">
        <w:t>)</w:t>
      </w:r>
      <w:bookmarkEnd w:id="107"/>
      <w:r w:rsidRPr="00241AFD">
        <w:t xml:space="preserve"> on the date of delivery if delivered personally to the Party to whom notice is to be given, or (ii) on the </w:t>
      </w:r>
      <w:r w:rsidRPr="00241AFD">
        <w:rPr>
          <w:bCs/>
        </w:rPr>
        <w:t>first Business Day</w:t>
      </w:r>
      <w:r w:rsidRPr="00241AFD">
        <w:t xml:space="preserve"> after delivery to an international courier service, if properly addressed and all costs prepaid, to the Parties as follows:</w:t>
      </w:r>
    </w:p>
    <w:p w14:paraId="634CFA60" w14:textId="0BEC717E" w:rsidR="0061034C" w:rsidRPr="00241AFD" w:rsidRDefault="0061034C" w:rsidP="0061034C">
      <w:pPr>
        <w:pStyle w:val="AMNormalIndent1"/>
      </w:pPr>
      <w:r w:rsidRPr="00241AFD">
        <w:t xml:space="preserve">For the </w:t>
      </w:r>
      <w:r w:rsidR="00411BB3">
        <w:t>Company</w:t>
      </w:r>
      <w:r w:rsidRPr="00241AFD">
        <w:t>:</w:t>
      </w:r>
      <w:r w:rsidRPr="00241AFD">
        <w:tab/>
      </w:r>
      <w:r w:rsidR="008F5E24">
        <w:rPr>
          <w:b/>
        </w:rPr>
        <w:t>Simon William Lyall-Cottle</w:t>
      </w:r>
    </w:p>
    <w:p w14:paraId="60725F57" w14:textId="6F262F0F" w:rsidR="00DC6F91" w:rsidRDefault="0061034C" w:rsidP="0061034C">
      <w:pPr>
        <w:pStyle w:val="AMNormalIndent1"/>
        <w:rPr>
          <w:b/>
        </w:rPr>
      </w:pPr>
      <w:r w:rsidRPr="00241AFD">
        <w:t xml:space="preserve">For the </w:t>
      </w:r>
      <w:r w:rsidR="00411BB3">
        <w:t>Recipient</w:t>
      </w:r>
      <w:r w:rsidRPr="00241AFD">
        <w:t>:</w:t>
      </w:r>
      <w:r w:rsidRPr="00241AFD">
        <w:tab/>
      </w:r>
      <w:ins w:id="108" w:author="Chujun Yang" w:date="2026-02-23T16:37:00Z" w16du:dateUtc="2026-02-23T21:37:00Z">
        <w:r w:rsidR="00B65E12">
          <w:rPr>
            <w:rFonts w:hint="eastAsia"/>
            <w:b/>
            <w:lang w:eastAsia="zh-CN"/>
          </w:rPr>
          <w:t>Morris Beyda</w:t>
        </w:r>
      </w:ins>
      <w:del w:id="109" w:author="Chujun Yang" w:date="2026-02-23T16:37:00Z" w16du:dateUtc="2026-02-23T21:37:00Z">
        <w:r w:rsidR="00DE3BB9" w:rsidDel="00B65E12">
          <w:rPr>
            <w:b/>
          </w:rPr>
          <w:delText>[Recipient Name]</w:delText>
        </w:r>
      </w:del>
      <w:r w:rsidR="00DC6F91" w:rsidRPr="002B30F7" w:rsidDel="00DC6F91">
        <w:rPr>
          <w:b/>
          <w:highlight w:val="yellow"/>
        </w:rPr>
        <w:t xml:space="preserve"> </w:t>
      </w:r>
    </w:p>
    <w:p w14:paraId="51A3CC64" w14:textId="33C6F1CA" w:rsidR="0061034C" w:rsidRPr="00241AFD" w:rsidRDefault="0061034C" w:rsidP="0061034C">
      <w:pPr>
        <w:pStyle w:val="AMNormalIndent1"/>
        <w:rPr>
          <w:rFonts w:hint="eastAsia"/>
          <w:lang w:eastAsia="zh-CN"/>
        </w:rPr>
      </w:pPr>
      <w:r w:rsidRPr="00241AFD">
        <w:t>Either Party may change its address for the purpose of this clause by giving the other Party written notice of its new address.</w:t>
      </w:r>
    </w:p>
    <w:p w14:paraId="13E50700" w14:textId="63018ECE" w:rsidR="0061034C" w:rsidRPr="00241AFD" w:rsidRDefault="0061034C" w:rsidP="0061034C">
      <w:pPr>
        <w:pStyle w:val="AMHeading1"/>
      </w:pPr>
      <w:bookmarkStart w:id="110" w:name="_Ref56670423"/>
      <w:r w:rsidRPr="00241AFD">
        <w:lastRenderedPageBreak/>
        <w:t>Severability</w:t>
      </w:r>
      <w:bookmarkEnd w:id="110"/>
    </w:p>
    <w:p w14:paraId="544A4957" w14:textId="2D6D9F78" w:rsidR="0061034C" w:rsidRPr="00241AFD" w:rsidRDefault="0061034C" w:rsidP="0061034C">
      <w:pPr>
        <w:pStyle w:val="AMNormalIndent1"/>
      </w:pPr>
      <w:r w:rsidRPr="00241AFD">
        <w:t xml:space="preserve">If one or more of the provisions of this Agreement is or becomes invalid, illegal or unenforceable in any respect under any applicable law, the validity, legality and enforceability of the remaining provisions contained herein shall not in any way be affected and any invalid provision shall be deemed to be severable. </w:t>
      </w:r>
      <w:r w:rsidRPr="00241AFD">
        <w:rPr>
          <w:bCs/>
        </w:rPr>
        <w:t>Each of the Parties agrees in such case to use its best efforts to negotiate in good faith a legally valid and economically equivalent replacement provision.</w:t>
      </w:r>
    </w:p>
    <w:p w14:paraId="1426AA2E" w14:textId="77777777" w:rsidR="00AA61EE" w:rsidRPr="00241AFD" w:rsidRDefault="00AA61EE" w:rsidP="00AA61EE">
      <w:pPr>
        <w:pStyle w:val="AMHeading1"/>
      </w:pPr>
      <w:bookmarkStart w:id="111" w:name="_Ref56670424"/>
      <w:r w:rsidRPr="00241AFD">
        <w:t>Acting as principal</w:t>
      </w:r>
    </w:p>
    <w:p w14:paraId="2A5B73AA" w14:textId="502DB02B" w:rsidR="00AA61EE" w:rsidRPr="00241AFD" w:rsidRDefault="00AA61EE" w:rsidP="00AA61EE">
      <w:pPr>
        <w:pStyle w:val="TSBody1-2"/>
        <w:tabs>
          <w:tab w:val="left" w:pos="851"/>
          <w:tab w:val="left" w:pos="1985"/>
          <w:tab w:val="left" w:pos="2835"/>
        </w:tabs>
        <w:rPr>
          <w:rFonts w:ascii="Arial" w:eastAsia="Times New Roman" w:hAnsi="Arial" w:cs="Times New Roman"/>
          <w:sz w:val="20"/>
          <w:szCs w:val="20"/>
          <w:lang w:eastAsia="fr-BE"/>
        </w:rPr>
      </w:pPr>
      <w:r w:rsidRPr="00241AFD">
        <w:rPr>
          <w:rFonts w:ascii="Arial" w:eastAsia="Times New Roman" w:hAnsi="Arial" w:cs="Times New Roman"/>
          <w:sz w:val="20"/>
          <w:szCs w:val="20"/>
          <w:lang w:eastAsia="fr-BE"/>
        </w:rPr>
        <w:t xml:space="preserve">The Recipient confirms that in relation to the Proposed Transaction and its entry into this </w:t>
      </w:r>
      <w:r w:rsidR="00D10885" w:rsidRPr="00241AFD">
        <w:rPr>
          <w:rFonts w:ascii="Arial" w:eastAsia="Times New Roman" w:hAnsi="Arial" w:cs="Times New Roman"/>
          <w:sz w:val="20"/>
          <w:szCs w:val="20"/>
          <w:lang w:eastAsia="fr-BE"/>
        </w:rPr>
        <w:t>Agreement</w:t>
      </w:r>
      <w:r w:rsidRPr="00241AFD">
        <w:rPr>
          <w:rFonts w:ascii="Arial" w:eastAsia="Times New Roman" w:hAnsi="Arial" w:cs="Times New Roman"/>
          <w:sz w:val="20"/>
          <w:szCs w:val="20"/>
          <w:lang w:eastAsia="fr-BE"/>
        </w:rPr>
        <w:t xml:space="preserve"> it is acting</w:t>
      </w:r>
      <w:r w:rsidR="00D10885" w:rsidRPr="00241AFD">
        <w:rPr>
          <w:rFonts w:ascii="Arial" w:eastAsia="Times New Roman" w:hAnsi="Arial" w:cs="Times New Roman"/>
          <w:sz w:val="20"/>
          <w:szCs w:val="20"/>
          <w:lang w:eastAsia="fr-BE"/>
        </w:rPr>
        <w:t xml:space="preserve"> on its own behalf (or, as the case may be, o</w:t>
      </w:r>
      <w:r w:rsidRPr="00241AFD">
        <w:rPr>
          <w:rFonts w:ascii="Arial" w:eastAsia="Times New Roman" w:hAnsi="Arial" w:cs="Times New Roman"/>
          <w:sz w:val="20"/>
          <w:szCs w:val="20"/>
          <w:lang w:eastAsia="fr-BE"/>
        </w:rPr>
        <w:t>n behalf of the funds it manages or advises</w:t>
      </w:r>
      <w:r w:rsidR="00D10885" w:rsidRPr="00241AFD">
        <w:rPr>
          <w:rFonts w:ascii="Arial" w:eastAsia="Times New Roman" w:hAnsi="Arial" w:cs="Times New Roman"/>
          <w:sz w:val="20"/>
          <w:szCs w:val="20"/>
          <w:lang w:eastAsia="fr-BE"/>
        </w:rPr>
        <w:t>)</w:t>
      </w:r>
      <w:r w:rsidRPr="00241AFD">
        <w:rPr>
          <w:rFonts w:ascii="Arial" w:eastAsia="Times New Roman" w:hAnsi="Arial" w:cs="Times New Roman"/>
          <w:sz w:val="20"/>
          <w:szCs w:val="20"/>
          <w:lang w:eastAsia="fr-BE"/>
        </w:rPr>
        <w:t xml:space="preserve"> and not as</w:t>
      </w:r>
      <w:r w:rsidR="00D10885" w:rsidRPr="00241AFD">
        <w:rPr>
          <w:rFonts w:ascii="Arial" w:eastAsia="Times New Roman" w:hAnsi="Arial" w:cs="Times New Roman"/>
          <w:sz w:val="20"/>
          <w:szCs w:val="20"/>
          <w:lang w:eastAsia="fr-BE"/>
        </w:rPr>
        <w:t xml:space="preserve"> a</w:t>
      </w:r>
      <w:r w:rsidRPr="00241AFD">
        <w:rPr>
          <w:rFonts w:ascii="Arial" w:eastAsia="Times New Roman" w:hAnsi="Arial" w:cs="Times New Roman"/>
          <w:sz w:val="20"/>
          <w:szCs w:val="20"/>
          <w:lang w:eastAsia="fr-BE"/>
        </w:rPr>
        <w:t xml:space="preserve"> nominee, agent or broker for any other </w:t>
      </w:r>
      <w:r w:rsidR="00CF3A18">
        <w:rPr>
          <w:rFonts w:ascii="Arial" w:eastAsia="Times New Roman" w:hAnsi="Arial" w:cs="Times New Roman"/>
          <w:sz w:val="20"/>
          <w:szCs w:val="20"/>
          <w:lang w:eastAsia="fr-BE"/>
        </w:rPr>
        <w:t>P</w:t>
      </w:r>
      <w:r w:rsidRPr="00241AFD">
        <w:rPr>
          <w:rFonts w:ascii="Arial" w:eastAsia="Times New Roman" w:hAnsi="Arial" w:cs="Times New Roman"/>
          <w:sz w:val="20"/>
          <w:szCs w:val="20"/>
          <w:lang w:eastAsia="fr-BE"/>
        </w:rPr>
        <w:t>erson and that it will be responsible for its own costs whether incurred by it or its Recipient Representatives in connection with the Proposed Transaction (whether or not it proceeds</w:t>
      </w:r>
      <w:r w:rsidR="00CF3A18">
        <w:rPr>
          <w:rFonts w:ascii="Arial" w:eastAsia="Times New Roman" w:hAnsi="Arial" w:cs="Times New Roman"/>
          <w:sz w:val="20"/>
          <w:szCs w:val="20"/>
          <w:lang w:eastAsia="fr-BE"/>
        </w:rPr>
        <w:t xml:space="preserve"> with such Proposed Transaction</w:t>
      </w:r>
      <w:r w:rsidRPr="00241AFD">
        <w:rPr>
          <w:rFonts w:ascii="Arial" w:eastAsia="Times New Roman" w:hAnsi="Arial" w:cs="Times New Roman"/>
          <w:sz w:val="20"/>
          <w:szCs w:val="20"/>
          <w:lang w:eastAsia="fr-BE"/>
        </w:rPr>
        <w:t xml:space="preserve">) and in complying with the terms of this </w:t>
      </w:r>
      <w:r w:rsidR="00D10885" w:rsidRPr="00241AFD">
        <w:rPr>
          <w:rFonts w:ascii="Arial" w:eastAsia="Times New Roman" w:hAnsi="Arial" w:cs="Times New Roman"/>
          <w:sz w:val="20"/>
          <w:szCs w:val="20"/>
          <w:lang w:eastAsia="fr-BE"/>
        </w:rPr>
        <w:t>Agreement</w:t>
      </w:r>
      <w:r w:rsidRPr="00241AFD">
        <w:rPr>
          <w:rFonts w:ascii="Arial" w:eastAsia="Times New Roman" w:hAnsi="Arial" w:cs="Times New Roman"/>
          <w:sz w:val="20"/>
          <w:szCs w:val="20"/>
          <w:lang w:eastAsia="fr-BE"/>
        </w:rPr>
        <w:t>.</w:t>
      </w:r>
    </w:p>
    <w:p w14:paraId="40EC6D3D" w14:textId="77777777" w:rsidR="0061034C" w:rsidRPr="00241AFD" w:rsidRDefault="0061034C" w:rsidP="0061034C">
      <w:pPr>
        <w:pStyle w:val="AMHeading1"/>
      </w:pPr>
      <w:r w:rsidRPr="00241AFD">
        <w:t>Costs</w:t>
      </w:r>
      <w:bookmarkEnd w:id="111"/>
    </w:p>
    <w:p w14:paraId="4927A6CF" w14:textId="4D31EE89" w:rsidR="0061034C" w:rsidRPr="00241AFD" w:rsidRDefault="00CF3A18" w:rsidP="0061034C">
      <w:pPr>
        <w:pStyle w:val="AMNormalIndent1"/>
      </w:pPr>
      <w:r>
        <w:t>Except as otherwise provided herein, e</w:t>
      </w:r>
      <w:r w:rsidR="0061034C" w:rsidRPr="00241AFD">
        <w:t>ach Party shall bear its own costs, fees and expenses incurred in connection with the preparation, negotiation, execution and performance of this Agreement.</w:t>
      </w:r>
    </w:p>
    <w:p w14:paraId="3B3A6AC1" w14:textId="77777777" w:rsidR="00AA61EE" w:rsidRPr="00241AFD" w:rsidRDefault="00AA61EE" w:rsidP="00AA61EE">
      <w:pPr>
        <w:pStyle w:val="AMHeading1"/>
      </w:pPr>
      <w:bookmarkStart w:id="112" w:name="_Ref335130429"/>
      <w:bookmarkStart w:id="113" w:name="_Ref56670425"/>
      <w:r w:rsidRPr="00241AFD">
        <w:t>Whole agreement</w:t>
      </w:r>
      <w:bookmarkEnd w:id="112"/>
    </w:p>
    <w:p w14:paraId="4B1E4614" w14:textId="3092A585" w:rsidR="00AA61EE" w:rsidRPr="00241AFD" w:rsidRDefault="00AA61EE" w:rsidP="00AA61EE">
      <w:pPr>
        <w:pStyle w:val="AMLevel2"/>
        <w:numPr>
          <w:ilvl w:val="0"/>
          <w:numId w:val="0"/>
        </w:numPr>
        <w:ind w:left="851"/>
        <w:rPr>
          <w:rFonts w:hint="eastAsia"/>
          <w:lang w:eastAsia="zh-CN"/>
        </w:rPr>
      </w:pPr>
      <w:r w:rsidRPr="00241AFD">
        <w:t xml:space="preserve">This Agreement sets out the whole agreement between the Company and the Recipient in respect of the subject matter of this </w:t>
      </w:r>
      <w:r w:rsidR="00D10885" w:rsidRPr="00241AFD">
        <w:t>Agreement</w:t>
      </w:r>
      <w:r w:rsidRPr="00241AFD">
        <w:t>. It supersedes any previous draft, agreement, arrangement or understanding between them, whether in writing or not, relating to its subject matter.</w:t>
      </w:r>
      <w:ins w:id="114" w:author="Chujun Yang" w:date="2026-02-23T16:38:00Z" w16du:dateUtc="2026-02-23T21:38:00Z">
        <w:r w:rsidR="00B65E12">
          <w:rPr>
            <w:rFonts w:hint="eastAsia"/>
            <w:lang w:eastAsia="zh-CN"/>
          </w:rPr>
          <w:t xml:space="preserve"> </w:t>
        </w:r>
      </w:ins>
      <w:ins w:id="115" w:author="Chujun Yang" w:date="2026-02-23T16:39:00Z" w16du:dateUtc="2026-02-23T21:39:00Z">
        <w:r w:rsidR="00B65E12" w:rsidRPr="00B65E12">
          <w:rPr>
            <w:lang w:eastAsia="zh-CN"/>
          </w:rPr>
          <w:t xml:space="preserve">This Agreement will not be modified or amended by the terms of use or confidentiality or non-disclosure provisions of any electronic data room acknowledged in order to access such electronic data room, and no such terms of use or confidentiality or non-disclosure provisions will be considered binding on Recipient or </w:t>
        </w:r>
        <w:r w:rsidR="00B65E12">
          <w:rPr>
            <w:rFonts w:hint="eastAsia"/>
            <w:lang w:eastAsia="zh-CN"/>
          </w:rPr>
          <w:t>Recipient</w:t>
        </w:r>
        <w:r w:rsidR="00B65E12" w:rsidRPr="00B65E12">
          <w:rPr>
            <w:lang w:eastAsia="zh-CN"/>
          </w:rPr>
          <w:t xml:space="preserve"> Representatives.</w:t>
        </w:r>
      </w:ins>
    </w:p>
    <w:p w14:paraId="6373508B" w14:textId="15A36DE7" w:rsidR="00AA61EE" w:rsidRPr="00241AFD" w:rsidRDefault="00AA61EE" w:rsidP="00AA61EE">
      <w:pPr>
        <w:pStyle w:val="AMLevel2"/>
        <w:numPr>
          <w:ilvl w:val="0"/>
          <w:numId w:val="0"/>
        </w:numPr>
        <w:ind w:left="851"/>
      </w:pPr>
      <w:r w:rsidRPr="00241AFD">
        <w:t xml:space="preserve">Every term or condition implied by law in any jurisdiction in relation to the subject matter of this </w:t>
      </w:r>
      <w:r w:rsidR="00D10885" w:rsidRPr="00241AFD">
        <w:t>Agreement</w:t>
      </w:r>
      <w:r w:rsidRPr="00241AFD">
        <w:t xml:space="preserve"> shall be excluded to the fullest extent possible, and to the extent that it is not possible to exclude any such term or condition, the Company and the Recipient each irrevocably waives any right or remedy in respect of it.</w:t>
      </w:r>
    </w:p>
    <w:p w14:paraId="59E5D82F" w14:textId="77777777" w:rsidR="00AA61EE" w:rsidRPr="00241AFD" w:rsidRDefault="00AA61EE" w:rsidP="00AA61EE">
      <w:pPr>
        <w:pStyle w:val="AMLevel2"/>
        <w:numPr>
          <w:ilvl w:val="0"/>
          <w:numId w:val="0"/>
        </w:numPr>
        <w:ind w:left="851"/>
      </w:pPr>
      <w:r w:rsidRPr="00241AFD">
        <w:t>Nothing in this paragraph shall limit any liability for fraud.</w:t>
      </w:r>
    </w:p>
    <w:p w14:paraId="11373163" w14:textId="77777777" w:rsidR="0061034C" w:rsidRPr="00241AFD" w:rsidRDefault="0061034C" w:rsidP="0061034C">
      <w:pPr>
        <w:pStyle w:val="AMHeading1"/>
      </w:pPr>
      <w:r w:rsidRPr="00241AFD">
        <w:t>Counterparts</w:t>
      </w:r>
      <w:bookmarkEnd w:id="113"/>
    </w:p>
    <w:p w14:paraId="0D6E62CF" w14:textId="47FBF8D3" w:rsidR="0061034C" w:rsidRPr="00241AFD" w:rsidRDefault="0061034C" w:rsidP="0061034C">
      <w:pPr>
        <w:pStyle w:val="AMNormalIndent1"/>
      </w:pPr>
      <w:r w:rsidRPr="00241AFD">
        <w:t>This Agreement may be executed in any number of counterparts and by the Parties on separate counterparts, all of which shall together constitute one instrument.</w:t>
      </w:r>
      <w:r w:rsidR="00AA61EE" w:rsidRPr="00241AFD">
        <w:t xml:space="preserve"> Delivery of a counterpart of this Agreement by email attachment shall be an effective mode of delivery.</w:t>
      </w:r>
    </w:p>
    <w:p w14:paraId="5ED14962" w14:textId="77777777" w:rsidR="0061034C" w:rsidRPr="00241AFD" w:rsidRDefault="0061034C" w:rsidP="0061034C">
      <w:pPr>
        <w:pStyle w:val="AMHeading1"/>
      </w:pPr>
      <w:bookmarkStart w:id="116" w:name="_Ref56670426"/>
      <w:r w:rsidRPr="00241AFD">
        <w:lastRenderedPageBreak/>
        <w:t>Governing Law and Jurisdiction</w:t>
      </w:r>
      <w:bookmarkEnd w:id="116"/>
    </w:p>
    <w:p w14:paraId="1DF9188F" w14:textId="754990B4" w:rsidR="0061034C" w:rsidRDefault="00CF3A18" w:rsidP="0061034C">
      <w:pPr>
        <w:pStyle w:val="AMNormalIndent1"/>
      </w:pPr>
      <w:r>
        <w:t>Except as it relates to the definition of “fraud”, t</w:t>
      </w:r>
      <w:r w:rsidR="0061034C" w:rsidRPr="00241AFD">
        <w:t>his Agreement</w:t>
      </w:r>
      <w:r w:rsidR="00D10885" w:rsidRPr="00241AFD">
        <w:t>,</w:t>
      </w:r>
      <w:r w:rsidR="0061034C" w:rsidRPr="00241AFD">
        <w:t xml:space="preserve"> </w:t>
      </w:r>
      <w:r w:rsidR="00AA61EE" w:rsidRPr="00241AFD">
        <w:t xml:space="preserve">and any </w:t>
      </w:r>
      <w:r>
        <w:t>disputes</w:t>
      </w:r>
      <w:r w:rsidR="00AA61EE" w:rsidRPr="00241AFD">
        <w:t xml:space="preserve"> arising out of or in connection with it</w:t>
      </w:r>
      <w:r w:rsidR="00D10885" w:rsidRPr="00241AFD">
        <w:t>,</w:t>
      </w:r>
      <w:r w:rsidR="00AA61EE" w:rsidRPr="00241AFD">
        <w:t xml:space="preserve"> </w:t>
      </w:r>
      <w:r w:rsidR="0061034C" w:rsidRPr="00241AFD">
        <w:t xml:space="preserve">shall be governed by and construed in accordance with the laws of </w:t>
      </w:r>
      <w:r w:rsidR="00B929B5" w:rsidRPr="00241AFD">
        <w:t>England and Wales</w:t>
      </w:r>
      <w:r w:rsidR="0061034C" w:rsidRPr="00241AFD">
        <w:t xml:space="preserve">. The Parties irrevocably agree that any disputes arising out of or in connection with this Agreement shall be submitted exclusively to the courts </w:t>
      </w:r>
      <w:r w:rsidR="00AA61EE" w:rsidRPr="00241AFD">
        <w:t>of England and Wales. Each party waives any objection to the exercise of that jurisdiction.</w:t>
      </w:r>
    </w:p>
    <w:p w14:paraId="02C8861D" w14:textId="7D745967" w:rsidR="00C653D6" w:rsidRDefault="00272070" w:rsidP="00272070">
      <w:pPr>
        <w:pStyle w:val="AMLevel1"/>
        <w:rPr>
          <w:b/>
          <w:bCs/>
        </w:rPr>
      </w:pPr>
      <w:r w:rsidRPr="008A1D47">
        <w:rPr>
          <w:b/>
          <w:bCs/>
        </w:rPr>
        <w:t>ELECTRONIC SIGNATURES</w:t>
      </w:r>
    </w:p>
    <w:p w14:paraId="4D1E3868" w14:textId="77777777" w:rsidR="00C55835" w:rsidRDefault="00C55835" w:rsidP="00C55835">
      <w:pPr>
        <w:pStyle w:val="AMNormalIndent1"/>
      </w:pPr>
      <w:r w:rsidRPr="001203EC">
        <w:t>Execution and delivery of an executed counterpart of a signature page of this Agreement by electronic transmission (including by use of an “electronic signature” through a document signing platform such as DocuSign) shall be as effective as delivery of a manually executed counterpart of this Agreement.</w:t>
      </w:r>
    </w:p>
    <w:p w14:paraId="3AAC352B" w14:textId="77777777" w:rsidR="005F454A" w:rsidRPr="000820D5" w:rsidRDefault="005F454A" w:rsidP="00C55835">
      <w:pPr>
        <w:pStyle w:val="AMNormalIndent1"/>
      </w:pPr>
    </w:p>
    <w:p w14:paraId="0BCE997E" w14:textId="77777777" w:rsidR="005B6A80" w:rsidRDefault="005B6A80" w:rsidP="0061034C">
      <w:pPr>
        <w:pStyle w:val="AMNormal"/>
        <w:jc w:val="center"/>
        <w:rPr>
          <w:i/>
        </w:rPr>
      </w:pPr>
    </w:p>
    <w:p w14:paraId="6AEA22C4" w14:textId="2AE0C411" w:rsidR="0061034C" w:rsidRPr="00241AFD" w:rsidRDefault="0061034C" w:rsidP="0061034C">
      <w:pPr>
        <w:pStyle w:val="AMNormal"/>
        <w:jc w:val="center"/>
        <w:rPr>
          <w:i/>
        </w:rPr>
      </w:pPr>
      <w:r w:rsidRPr="00241AFD">
        <w:rPr>
          <w:i/>
        </w:rPr>
        <w:t>[Remainder of page remains intentionally blank and signature page follows]</w:t>
      </w:r>
    </w:p>
    <w:p w14:paraId="33449823" w14:textId="77777777" w:rsidR="0061034C" w:rsidRPr="00241AFD" w:rsidRDefault="0061034C" w:rsidP="0061034C">
      <w:pPr>
        <w:pStyle w:val="AMNormal"/>
      </w:pPr>
      <w:r w:rsidRPr="00241AFD">
        <w:br w:type="page"/>
      </w:r>
    </w:p>
    <w:p w14:paraId="698D55F2" w14:textId="77777777" w:rsidR="0061034C" w:rsidRPr="00241AFD" w:rsidRDefault="0061034C" w:rsidP="0061034C">
      <w:pPr>
        <w:pStyle w:val="AMNormal"/>
        <w:jc w:val="center"/>
        <w:rPr>
          <w:i/>
        </w:rPr>
      </w:pPr>
      <w:r w:rsidRPr="00241AFD">
        <w:rPr>
          <w:i/>
        </w:rPr>
        <w:lastRenderedPageBreak/>
        <w:t>[Signature page – Confidentiality Agreement]</w:t>
      </w:r>
    </w:p>
    <w:tbl>
      <w:tblPr>
        <w:tblW w:w="9404" w:type="dxa"/>
        <w:tblLayout w:type="fixed"/>
        <w:tblLook w:val="0000" w:firstRow="0" w:lastRow="0" w:firstColumn="0" w:lastColumn="0" w:noHBand="0" w:noVBand="0"/>
      </w:tblPr>
      <w:tblGrid>
        <w:gridCol w:w="4616"/>
        <w:gridCol w:w="4788"/>
      </w:tblGrid>
      <w:tr w:rsidR="0061034C" w:rsidRPr="00241AFD" w14:paraId="07F36AD0" w14:textId="77777777" w:rsidTr="0044655E">
        <w:trPr>
          <w:trHeight w:val="1822"/>
        </w:trPr>
        <w:tc>
          <w:tcPr>
            <w:tcW w:w="4616" w:type="dxa"/>
          </w:tcPr>
          <w:p w14:paraId="6E271FF2" w14:textId="7AC598E4" w:rsidR="0061034C" w:rsidRPr="00241AFD" w:rsidRDefault="0061034C" w:rsidP="0044655E">
            <w:pPr>
              <w:pStyle w:val="AMNormal"/>
            </w:pPr>
            <w:r w:rsidRPr="00241AFD">
              <w:rPr>
                <w:b/>
              </w:rPr>
              <w:t xml:space="preserve">THE </w:t>
            </w:r>
            <w:r w:rsidR="00411BB3">
              <w:rPr>
                <w:b/>
              </w:rPr>
              <w:t>COMPANY</w:t>
            </w:r>
          </w:p>
          <w:p w14:paraId="6E016A7E" w14:textId="77777777" w:rsidR="0061034C" w:rsidRPr="00241AFD" w:rsidRDefault="0061034C" w:rsidP="0044655E">
            <w:pPr>
              <w:pStyle w:val="AMNormal"/>
            </w:pPr>
            <w:r w:rsidRPr="00241AFD">
              <w:t>________________________</w:t>
            </w:r>
          </w:p>
          <w:p w14:paraId="475F4D0C" w14:textId="3601EA8A" w:rsidR="0061034C" w:rsidRPr="00241AFD" w:rsidRDefault="00115242" w:rsidP="0044655E">
            <w:pPr>
              <w:pStyle w:val="AMNormal"/>
            </w:pPr>
            <w:r>
              <w:rPr>
                <w:b/>
              </w:rPr>
              <w:t xml:space="preserve">By: </w:t>
            </w:r>
            <w:r w:rsidR="008F5E24">
              <w:rPr>
                <w:b/>
              </w:rPr>
              <w:t>Simon William Lyall-Cottle</w:t>
            </w:r>
          </w:p>
          <w:p w14:paraId="75E7EB7D" w14:textId="0A8A5C2A" w:rsidR="0061034C" w:rsidRPr="00241AFD" w:rsidRDefault="0061034C" w:rsidP="0044655E">
            <w:pPr>
              <w:pStyle w:val="AMNormal"/>
            </w:pPr>
            <w:r w:rsidRPr="00241AFD">
              <w:t>Title:</w:t>
            </w:r>
            <w:r w:rsidR="00F53602">
              <w:t xml:space="preserve">  </w:t>
            </w:r>
            <w:r w:rsidR="008F5E24">
              <w:t>Partner</w:t>
            </w:r>
          </w:p>
        </w:tc>
        <w:tc>
          <w:tcPr>
            <w:tcW w:w="4788" w:type="dxa"/>
          </w:tcPr>
          <w:p w14:paraId="5D420B53" w14:textId="09874AAF" w:rsidR="0061034C" w:rsidRPr="00DC6F91" w:rsidRDefault="0061034C" w:rsidP="0044655E">
            <w:pPr>
              <w:pStyle w:val="AMNormal"/>
              <w:tabs>
                <w:tab w:val="left" w:pos="851"/>
              </w:tabs>
            </w:pPr>
            <w:r w:rsidRPr="00DC6F91">
              <w:rPr>
                <w:b/>
              </w:rPr>
              <w:t xml:space="preserve">THE </w:t>
            </w:r>
            <w:r w:rsidR="00411BB3" w:rsidRPr="00DC6F91">
              <w:rPr>
                <w:b/>
              </w:rPr>
              <w:t>RECIPIENT</w:t>
            </w:r>
          </w:p>
          <w:p w14:paraId="49B9652A" w14:textId="77777777" w:rsidR="0061034C" w:rsidRPr="00DC6F91" w:rsidRDefault="0061034C" w:rsidP="0044655E">
            <w:pPr>
              <w:pStyle w:val="AMNormal"/>
              <w:tabs>
                <w:tab w:val="left" w:pos="851"/>
              </w:tabs>
            </w:pPr>
            <w:r w:rsidRPr="00DC6F91">
              <w:t>________________________</w:t>
            </w:r>
          </w:p>
          <w:p w14:paraId="1303B1C2" w14:textId="5889903C" w:rsidR="00DC6F91" w:rsidRDefault="00DE3BB9" w:rsidP="0044655E">
            <w:pPr>
              <w:pStyle w:val="AMNormal"/>
              <w:tabs>
                <w:tab w:val="left" w:pos="851"/>
              </w:tabs>
              <w:rPr>
                <w:b/>
              </w:rPr>
            </w:pPr>
            <w:r>
              <w:rPr>
                <w:b/>
              </w:rPr>
              <w:t>[Recipient Name]</w:t>
            </w:r>
          </w:p>
          <w:p w14:paraId="661FE931" w14:textId="7EE785C4" w:rsidR="0061034C" w:rsidRPr="00DC6F91" w:rsidRDefault="00DC6F91" w:rsidP="0044655E">
            <w:pPr>
              <w:pStyle w:val="AMNormal"/>
              <w:tabs>
                <w:tab w:val="left" w:pos="851"/>
              </w:tabs>
            </w:pPr>
            <w:r w:rsidRPr="00DC6F91" w:rsidDel="00DC6F91">
              <w:rPr>
                <w:b/>
              </w:rPr>
              <w:t xml:space="preserve"> </w:t>
            </w:r>
            <w:r w:rsidR="0061034C" w:rsidRPr="00DC6F91">
              <w:t>By:</w:t>
            </w:r>
          </w:p>
          <w:p w14:paraId="7141E4CC" w14:textId="77777777" w:rsidR="0061034C" w:rsidRPr="00241AFD" w:rsidRDefault="0061034C" w:rsidP="0044655E">
            <w:pPr>
              <w:pStyle w:val="AMNormal"/>
            </w:pPr>
            <w:r w:rsidRPr="00DC6F91">
              <w:t>Title:</w:t>
            </w:r>
          </w:p>
        </w:tc>
      </w:tr>
    </w:tbl>
    <w:p w14:paraId="2055550D" w14:textId="77777777" w:rsidR="00B83199" w:rsidRPr="00241AFD" w:rsidRDefault="00B83199" w:rsidP="0061034C">
      <w:pPr>
        <w:rPr>
          <w:lang w:val="en-GB"/>
        </w:rPr>
      </w:pPr>
      <w:bookmarkStart w:id="117" w:name="modam"/>
      <w:bookmarkEnd w:id="117"/>
    </w:p>
    <w:sectPr w:rsidR="00B83199" w:rsidRPr="00241AFD" w:rsidSect="0061034C">
      <w:headerReference w:type="default" r:id="rId18"/>
      <w:footerReference w:type="even" r:id="rId19"/>
      <w:footerReference w:type="default" r:id="rId20"/>
      <w:footerReference w:type="first" r:id="rId21"/>
      <w:pgSz w:w="11907" w:h="16840" w:code="9"/>
      <w:pgMar w:top="2410" w:right="1418" w:bottom="1418" w:left="1418" w:header="709" w:footer="709" w:gutter="0"/>
      <w:cols w:space="708"/>
      <w:formProt w:val="0"/>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s>
  <wne:toolbars>
    <wne:acdManifest>
      <wne:acdEntry wne:acdName="acd0"/>
      <wne:acdEntry wne:acdName="acd1"/>
      <wne:acdEntry wne:acdName="acd2"/>
      <wne:acdEntry wne:acdName="acd3"/>
      <wne:acdEntry wne:acdName="acd4"/>
      <wne:acdEntry wne:acdName="acd5"/>
      <wne:acdEntry wne:acdName="acd6"/>
      <wne:acdEntry wne:acdName="acd7"/>
    </wne:acdManifest>
  </wne:toolbars>
  <wne:acds>
    <wne:acd wne:argValue="AgBBACYATQAgAEEAbgBuAGUAeAAgACgAVABpAHQAbABlACkA" wne:acdName="acd0" wne:fciIndexBasedOn="0065"/>
    <wne:acd wne:argValue="AgBBACYATQAgAEEAbgBuAGUAeAAgAEwAZQB2AGUAbAAgADEA" wne:acdName="acd1" wne:fciIndexBasedOn="0065"/>
    <wne:acd wne:argValue="AgBBACYATQAgAEEAbgBuAGUAeAAgAEwAZQB2AGUAbAAgADIA" wne:acdName="acd2" wne:fciIndexBasedOn="0065"/>
    <wne:acd wne:argValue="AgBBACYATQAgAEEAbgBuAGUAeAAgAEwAZQB2AGUAbAAgADMA" wne:acdName="acd3" wne:fciIndexBasedOn="0065"/>
    <wne:acd wne:argValue="AgBBACYATQAgAEEAbgBuAGUAeAAgAEwAZQB2AGUAbAAgADQA" wne:acdName="acd4" wne:fciIndexBasedOn="0065"/>
    <wne:acd wne:argValue="AgBBACYATQAgAEEAbgBuAGUAeAAgAEwAZQB2AGUAbAAgADUA" wne:acdName="acd5" wne:fciIndexBasedOn="0065"/>
    <wne:acd wne:argValue="AgBBACYATQAgAEEAbgBuAGUAeAAgAEwAZQB2AGUAbAAgADYA" wne:acdName="acd6" wne:fciIndexBasedOn="0065"/>
    <wne:acd wne:argValue="AgBBACYATQAgAEEAbgBuAGUAeAAgAEwAZQB2AGUAbAAgADcA" wne:acdName="acd7"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0CA2C" w14:textId="77777777" w:rsidR="000007D0" w:rsidRDefault="000007D0" w:rsidP="00B83199">
      <w:pPr>
        <w:spacing w:before="0" w:after="0" w:line="240" w:lineRule="auto"/>
      </w:pPr>
      <w:r>
        <w:separator/>
      </w:r>
    </w:p>
  </w:endnote>
  <w:endnote w:type="continuationSeparator" w:id="0">
    <w:p w14:paraId="124EB605" w14:textId="77777777" w:rsidR="000007D0" w:rsidRDefault="000007D0" w:rsidP="00B83199">
      <w:pPr>
        <w:spacing w:before="0" w:after="0" w:line="240" w:lineRule="auto"/>
      </w:pPr>
      <w:r>
        <w:continuationSeparator/>
      </w:r>
    </w:p>
  </w:endnote>
  <w:endnote w:type="continuationNotice" w:id="1">
    <w:p w14:paraId="32B96D1F" w14:textId="77777777" w:rsidR="000007D0" w:rsidRDefault="000007D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AC33E" w14:textId="651D2A4F" w:rsidR="00EF7C30" w:rsidRDefault="00EF7C30">
    <w:pPr>
      <w:pStyle w:val="Footer"/>
    </w:pPr>
    <w:r>
      <w:rPr>
        <w:noProof/>
      </w:rPr>
      <mc:AlternateContent>
        <mc:Choice Requires="wps">
          <w:drawing>
            <wp:anchor distT="0" distB="0" distL="0" distR="0" simplePos="0" relativeHeight="251660288" behindDoc="0" locked="0" layoutInCell="1" allowOverlap="1" wp14:anchorId="2AED06D8" wp14:editId="0956FC1B">
              <wp:simplePos x="635" y="635"/>
              <wp:positionH relativeFrom="page">
                <wp:align>right</wp:align>
              </wp:positionH>
              <wp:positionV relativeFrom="page">
                <wp:align>bottom</wp:align>
              </wp:positionV>
              <wp:extent cx="1647190" cy="542290"/>
              <wp:effectExtent l="0" t="0" r="0" b="0"/>
              <wp:wrapNone/>
              <wp:docPr id="1685579220" name="Zone de texte 2" descr="Classification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190" cy="542290"/>
                      </a:xfrm>
                      <a:prstGeom prst="rect">
                        <a:avLst/>
                      </a:prstGeom>
                      <a:noFill/>
                      <a:ln>
                        <a:noFill/>
                      </a:ln>
                    </wps:spPr>
                    <wps:txbx>
                      <w:txbxContent>
                        <w:p w14:paraId="27D0AF3F" w14:textId="0BDFD45D"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AED06D8" id="_x0000_t202" coordsize="21600,21600" o:spt="202" path="m,l,21600r21600,l21600,xe">
              <v:stroke joinstyle="miter"/>
              <v:path gradientshapeok="t" o:connecttype="rect"/>
            </v:shapetype>
            <v:shape id="Zone de texte 2" o:spid="_x0000_s1026" type="#_x0000_t202" alt="Classification : Confidential" style="position:absolute;left:0;text-align:left;margin-left:78.5pt;margin-top:0;width:129.7pt;height:42.7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" filled="f" stroked="f">
              <v:textbox style="mso-fit-shape-to-text:t" inset="0,0,20pt,15pt">
                <w:txbxContent>
                  <w:p w14:paraId="27D0AF3F" w14:textId="0BDFD45D"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A765" w14:textId="7F37F1AB" w:rsidR="00C46CEA" w:rsidRPr="0061034C" w:rsidRDefault="00EF7C30" w:rsidP="00FB5C7F">
    <w:pPr>
      <w:pStyle w:val="Footer"/>
      <w:tabs>
        <w:tab w:val="clear" w:pos="8640"/>
        <w:tab w:val="right" w:pos="9072"/>
      </w:tabs>
      <w:rPr>
        <w:sz w:val="18"/>
      </w:rPr>
    </w:pPr>
    <w:r>
      <w:rPr>
        <w:noProof/>
      </w:rPr>
      <mc:AlternateContent>
        <mc:Choice Requires="wps">
          <w:drawing>
            <wp:anchor distT="0" distB="0" distL="0" distR="0" simplePos="0" relativeHeight="251661312" behindDoc="0" locked="0" layoutInCell="1" allowOverlap="1" wp14:anchorId="203F3112" wp14:editId="18BDD9AA">
              <wp:simplePos x="635" y="635"/>
              <wp:positionH relativeFrom="page">
                <wp:align>right</wp:align>
              </wp:positionH>
              <wp:positionV relativeFrom="page">
                <wp:align>bottom</wp:align>
              </wp:positionV>
              <wp:extent cx="1647190" cy="542290"/>
              <wp:effectExtent l="0" t="0" r="0" b="0"/>
              <wp:wrapNone/>
              <wp:docPr id="1190042233" name="Zone de texte 3" descr="Classification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190" cy="542290"/>
                      </a:xfrm>
                      <a:prstGeom prst="rect">
                        <a:avLst/>
                      </a:prstGeom>
                      <a:noFill/>
                      <a:ln>
                        <a:noFill/>
                      </a:ln>
                    </wps:spPr>
                    <wps:txbx>
                      <w:txbxContent>
                        <w:p w14:paraId="25690A41" w14:textId="49BB151D"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03F3112" id="_x0000_t202" coordsize="21600,21600" o:spt="202" path="m,l,21600r21600,l21600,xe">
              <v:stroke joinstyle="miter"/>
              <v:path gradientshapeok="t" o:connecttype="rect"/>
            </v:shapetype>
            <v:shape id="Zone de texte 3" o:spid="_x0000_s1027" type="#_x0000_t202" alt="Classification : Confidential" style="position:absolute;left:0;text-align:left;margin-left:78.5pt;margin-top:0;width:129.7pt;height:42.7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" filled="f" stroked="f">
              <v:textbox style="mso-fit-shape-to-text:t" inset="0,0,20pt,15pt">
                <w:txbxContent>
                  <w:p w14:paraId="25690A41" w14:textId="49BB151D"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v:textbox>
              <w10:wrap anchorx="page" anchory="page"/>
            </v:shape>
          </w:pict>
        </mc:Fallback>
      </mc:AlternateContent>
    </w:r>
    <w:r w:rsidR="00FB5C7F" w:rsidRPr="006F4AE8">
      <w:tab/>
    </w:r>
    <w:r w:rsidR="00C46CEA" w:rsidRPr="006F4AE8">
      <w:tab/>
    </w:r>
    <w:r w:rsidR="00C46CEA" w:rsidRPr="0061034C">
      <w:rPr>
        <w:sz w:val="18"/>
      </w:rPr>
      <w:fldChar w:fldCharType="begin"/>
    </w:r>
    <w:r w:rsidR="00C46CEA" w:rsidRPr="0061034C">
      <w:rPr>
        <w:sz w:val="18"/>
      </w:rPr>
      <w:instrText xml:space="preserve"> PAGE </w:instrText>
    </w:r>
    <w:r w:rsidR="00C46CEA" w:rsidRPr="0061034C">
      <w:rPr>
        <w:sz w:val="18"/>
      </w:rPr>
      <w:fldChar w:fldCharType="separate"/>
    </w:r>
    <w:r w:rsidR="0061034C">
      <w:rPr>
        <w:noProof/>
        <w:sz w:val="18"/>
      </w:rPr>
      <w:t>8</w:t>
    </w:r>
    <w:r w:rsidR="00C46CEA" w:rsidRPr="0061034C">
      <w:rPr>
        <w:sz w:val="18"/>
      </w:rPr>
      <w:fldChar w:fldCharType="end"/>
    </w:r>
    <w:r w:rsidR="00FB5C7F" w:rsidRPr="0061034C">
      <w:rPr>
        <w:sz w:val="18"/>
      </w:rPr>
      <w:t>/</w:t>
    </w:r>
    <w:r w:rsidR="00B4207E" w:rsidRPr="0061034C">
      <w:rPr>
        <w:sz w:val="18"/>
      </w:rPr>
      <w:fldChar w:fldCharType="begin"/>
    </w:r>
    <w:r w:rsidR="00B4207E" w:rsidRPr="0061034C">
      <w:rPr>
        <w:sz w:val="18"/>
      </w:rPr>
      <w:instrText xml:space="preserve"> NUMPAGES  \* Arabic  \* MERGEFORMAT </w:instrText>
    </w:r>
    <w:r w:rsidR="00B4207E" w:rsidRPr="0061034C">
      <w:rPr>
        <w:sz w:val="18"/>
      </w:rPr>
      <w:fldChar w:fldCharType="separate"/>
    </w:r>
    <w:r w:rsidR="0061034C">
      <w:rPr>
        <w:noProof/>
        <w:sz w:val="18"/>
      </w:rPr>
      <w:t>10</w:t>
    </w:r>
    <w:r w:rsidR="00B4207E" w:rsidRPr="0061034C">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63420" w14:textId="061FAF01" w:rsidR="00EF7C30" w:rsidRDefault="00EF7C30">
    <w:pPr>
      <w:pStyle w:val="Footer"/>
    </w:pPr>
    <w:r>
      <w:rPr>
        <w:noProof/>
      </w:rPr>
      <mc:AlternateContent>
        <mc:Choice Requires="wps">
          <w:drawing>
            <wp:anchor distT="0" distB="0" distL="0" distR="0" simplePos="0" relativeHeight="251659264" behindDoc="0" locked="0" layoutInCell="1" allowOverlap="1" wp14:anchorId="08896F3E" wp14:editId="06642438">
              <wp:simplePos x="635" y="635"/>
              <wp:positionH relativeFrom="page">
                <wp:align>right</wp:align>
              </wp:positionH>
              <wp:positionV relativeFrom="page">
                <wp:align>bottom</wp:align>
              </wp:positionV>
              <wp:extent cx="1647190" cy="542290"/>
              <wp:effectExtent l="0" t="0" r="0" b="0"/>
              <wp:wrapNone/>
              <wp:docPr id="1037966437" name="Zone de texte 1" descr="Classification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190" cy="542290"/>
                      </a:xfrm>
                      <a:prstGeom prst="rect">
                        <a:avLst/>
                      </a:prstGeom>
                      <a:noFill/>
                      <a:ln>
                        <a:noFill/>
                      </a:ln>
                    </wps:spPr>
                    <wps:txbx>
                      <w:txbxContent>
                        <w:p w14:paraId="10A35A4B" w14:textId="65CB9708"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8896F3E" id="_x0000_t202" coordsize="21600,21600" o:spt="202" path="m,l,21600r21600,l21600,xe">
              <v:stroke joinstyle="miter"/>
              <v:path gradientshapeok="t" o:connecttype="rect"/>
            </v:shapetype>
            <v:shape id="Zone de texte 1" o:spid="_x0000_s1028" type="#_x0000_t202" alt="Classification : Confidential" style="position:absolute;left:0;text-align:left;margin-left:78.5pt;margin-top:0;width:129.7pt;height:42.7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" filled="f" stroked="f">
              <v:textbox style="mso-fit-shape-to-text:t" inset="0,0,20pt,15pt">
                <w:txbxContent>
                  <w:p w14:paraId="10A35A4B" w14:textId="65CB9708"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7E45F" w14:textId="441D4C49" w:rsidR="00EF7C30" w:rsidRDefault="00EF7C30">
    <w:pPr>
      <w:pStyle w:val="Footer"/>
    </w:pPr>
    <w:r>
      <w:rPr>
        <w:noProof/>
      </w:rPr>
      <mc:AlternateContent>
        <mc:Choice Requires="wps">
          <w:drawing>
            <wp:anchor distT="0" distB="0" distL="0" distR="0" simplePos="0" relativeHeight="251663360" behindDoc="0" locked="0" layoutInCell="1" allowOverlap="1" wp14:anchorId="33046709" wp14:editId="6208BBA0">
              <wp:simplePos x="635" y="635"/>
              <wp:positionH relativeFrom="page">
                <wp:align>right</wp:align>
              </wp:positionH>
              <wp:positionV relativeFrom="page">
                <wp:align>bottom</wp:align>
              </wp:positionV>
              <wp:extent cx="1647190" cy="542290"/>
              <wp:effectExtent l="0" t="0" r="0" b="0"/>
              <wp:wrapNone/>
              <wp:docPr id="767354184" name="Zone de texte 5" descr="Classification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190" cy="542290"/>
                      </a:xfrm>
                      <a:prstGeom prst="rect">
                        <a:avLst/>
                      </a:prstGeom>
                      <a:noFill/>
                      <a:ln>
                        <a:noFill/>
                      </a:ln>
                    </wps:spPr>
                    <wps:txbx>
                      <w:txbxContent>
                        <w:p w14:paraId="10BDED3A" w14:textId="61427620"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046709" id="_x0000_t202" coordsize="21600,21600" o:spt="202" path="m,l,21600r21600,l21600,xe">
              <v:stroke joinstyle="miter"/>
              <v:path gradientshapeok="t" o:connecttype="rect"/>
            </v:shapetype>
            <v:shape id="Zone de texte 5" o:spid="_x0000_s1029" type="#_x0000_t202" alt="Classification : Confidential" style="position:absolute;left:0;text-align:left;margin-left:78.5pt;margin-top:0;width:129.7pt;height:42.7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" filled="f" stroked="f">
              <v:textbox style="mso-fit-shape-to-text:t" inset="0,0,20pt,15pt">
                <w:txbxContent>
                  <w:p w14:paraId="10BDED3A" w14:textId="61427620"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EF14" w14:textId="6088FB7C" w:rsidR="0061034C" w:rsidRPr="00E65AD3" w:rsidRDefault="00EF7C30" w:rsidP="0061034C">
    <w:pPr>
      <w:pStyle w:val="Footer"/>
      <w:tabs>
        <w:tab w:val="clear" w:pos="8640"/>
        <w:tab w:val="right" w:pos="9072"/>
      </w:tabs>
    </w:pPr>
    <w:r>
      <w:rPr>
        <w:noProof/>
      </w:rPr>
      <mc:AlternateContent>
        <mc:Choice Requires="wps">
          <w:drawing>
            <wp:anchor distT="0" distB="0" distL="0" distR="0" simplePos="0" relativeHeight="251664384" behindDoc="0" locked="0" layoutInCell="1" allowOverlap="1" wp14:anchorId="0224AEF9" wp14:editId="792F7992">
              <wp:simplePos x="904875" y="9725025"/>
              <wp:positionH relativeFrom="page">
                <wp:align>right</wp:align>
              </wp:positionH>
              <wp:positionV relativeFrom="page">
                <wp:align>bottom</wp:align>
              </wp:positionV>
              <wp:extent cx="1647190" cy="542290"/>
              <wp:effectExtent l="0" t="0" r="0" b="0"/>
              <wp:wrapNone/>
              <wp:docPr id="973782466" name="Zone de texte 6" descr="Classification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190" cy="542290"/>
                      </a:xfrm>
                      <a:prstGeom prst="rect">
                        <a:avLst/>
                      </a:prstGeom>
                      <a:noFill/>
                      <a:ln>
                        <a:noFill/>
                      </a:ln>
                    </wps:spPr>
                    <wps:txbx>
                      <w:txbxContent>
                        <w:p w14:paraId="324E2E45" w14:textId="7C51D286"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224AEF9" id="_x0000_t202" coordsize="21600,21600" o:spt="202" path="m,l,21600r21600,l21600,xe">
              <v:stroke joinstyle="miter"/>
              <v:path gradientshapeok="t" o:connecttype="rect"/>
            </v:shapetype>
            <v:shape id="Zone de texte 6" o:spid="_x0000_s1030" type="#_x0000_t202" alt="Classification : Confidential" style="position:absolute;left:0;text-align:left;margin-left:78.5pt;margin-top:0;width:129.7pt;height:42.7pt;z-index:25166438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" filled="f" stroked="f">
              <v:textbox style="mso-fit-shape-to-text:t" inset="0,0,20pt,15pt">
                <w:txbxContent>
                  <w:p w14:paraId="324E2E45" w14:textId="7C51D286"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v:textbox>
              <w10:wrap anchorx="page" anchory="page"/>
            </v:shape>
          </w:pict>
        </mc:Fallback>
      </mc:AlternateContent>
    </w:r>
    <w:r w:rsidR="0061034C" w:rsidRPr="006F4AE8">
      <w:tab/>
    </w:r>
    <w:r w:rsidR="0061034C" w:rsidRPr="006F4AE8">
      <w:tab/>
    </w:r>
    <w:r w:rsidR="0061034C" w:rsidRPr="00E65AD3">
      <w:fldChar w:fldCharType="begin"/>
    </w:r>
    <w:r w:rsidR="0061034C" w:rsidRPr="00E65AD3">
      <w:instrText xml:space="preserve"> PAGE </w:instrText>
    </w:r>
    <w:r w:rsidR="0061034C" w:rsidRPr="00E65AD3">
      <w:fldChar w:fldCharType="separate"/>
    </w:r>
    <w:r w:rsidR="00A252AF">
      <w:rPr>
        <w:noProof/>
      </w:rPr>
      <w:t>8</w:t>
    </w:r>
    <w:r w:rsidR="0061034C" w:rsidRPr="00E65AD3">
      <w:fldChar w:fldCharType="end"/>
    </w:r>
    <w:r w:rsidR="0061034C" w:rsidRPr="00E65AD3">
      <w:t>/</w:t>
    </w:r>
    <w:fldSimple w:instr=" NUMPAGES  \* Arabic  \* MERGEFORMAT ">
      <w:r w:rsidR="00A252AF">
        <w:rPr>
          <w:noProof/>
        </w:rPr>
        <w:t>9</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86A6F" w14:textId="168F5770" w:rsidR="00EF7C30" w:rsidRDefault="00EF7C30">
    <w:pPr>
      <w:pStyle w:val="Footer"/>
    </w:pPr>
    <w:r>
      <w:rPr>
        <w:noProof/>
      </w:rPr>
      <mc:AlternateContent>
        <mc:Choice Requires="wps">
          <w:drawing>
            <wp:anchor distT="0" distB="0" distL="0" distR="0" simplePos="0" relativeHeight="251662336" behindDoc="0" locked="0" layoutInCell="1" allowOverlap="1" wp14:anchorId="141A2E3F" wp14:editId="39D9417A">
              <wp:simplePos x="635" y="635"/>
              <wp:positionH relativeFrom="page">
                <wp:align>right</wp:align>
              </wp:positionH>
              <wp:positionV relativeFrom="page">
                <wp:align>bottom</wp:align>
              </wp:positionV>
              <wp:extent cx="1647190" cy="542290"/>
              <wp:effectExtent l="0" t="0" r="0" b="0"/>
              <wp:wrapNone/>
              <wp:docPr id="244119605" name="Zone de texte 4" descr="Classification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190" cy="542290"/>
                      </a:xfrm>
                      <a:prstGeom prst="rect">
                        <a:avLst/>
                      </a:prstGeom>
                      <a:noFill/>
                      <a:ln>
                        <a:noFill/>
                      </a:ln>
                    </wps:spPr>
                    <wps:txbx>
                      <w:txbxContent>
                        <w:p w14:paraId="2436FDE0" w14:textId="6CB63BA3"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41A2E3F" id="_x0000_t202" coordsize="21600,21600" o:spt="202" path="m,l,21600r21600,l21600,xe">
              <v:stroke joinstyle="miter"/>
              <v:path gradientshapeok="t" o:connecttype="rect"/>
            </v:shapetype>
            <v:shape id="Zone de texte 4" o:spid="_x0000_s1031" type="#_x0000_t202" alt="Classification : Confidential" style="position:absolute;left:0;text-align:left;margin-left:78.5pt;margin-top:0;width:129.7pt;height:42.7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" filled="f" stroked="f">
              <v:textbox style="mso-fit-shape-to-text:t" inset="0,0,20pt,15pt">
                <w:txbxContent>
                  <w:p w14:paraId="2436FDE0" w14:textId="6CB63BA3" w:rsidR="00EF7C30" w:rsidRPr="00EF7C30" w:rsidRDefault="00EF7C30" w:rsidP="00EF7C30">
                    <w:pPr>
                      <w:spacing w:after="0"/>
                      <w:rPr>
                        <w:rFonts w:ascii="Calibri" w:eastAsia="Calibri" w:hAnsi="Calibri" w:cs="Calibri"/>
                        <w:noProof/>
                        <w:color w:val="FF8C00"/>
                      </w:rPr>
                    </w:pPr>
                    <w:r w:rsidRPr="00EF7C30">
                      <w:rPr>
                        <w:rFonts w:ascii="Calibri" w:eastAsia="Calibri" w:hAnsi="Calibri" w:cs="Calibri"/>
                        <w:noProof/>
                        <w:color w:val="FF8C00"/>
                      </w:rPr>
                      <w:t>Classification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C9E22" w14:textId="77777777" w:rsidR="000007D0" w:rsidRDefault="000007D0" w:rsidP="00B83199">
      <w:pPr>
        <w:spacing w:before="0" w:after="0" w:line="240" w:lineRule="auto"/>
      </w:pPr>
      <w:r>
        <w:separator/>
      </w:r>
    </w:p>
  </w:footnote>
  <w:footnote w:type="continuationSeparator" w:id="0">
    <w:p w14:paraId="32CF42B2" w14:textId="77777777" w:rsidR="000007D0" w:rsidRDefault="000007D0" w:rsidP="00B83199">
      <w:pPr>
        <w:spacing w:before="0" w:after="0" w:line="240" w:lineRule="auto"/>
      </w:pPr>
      <w:r>
        <w:continuationSeparator/>
      </w:r>
    </w:p>
  </w:footnote>
  <w:footnote w:type="continuationNotice" w:id="1">
    <w:p w14:paraId="7981CCD0" w14:textId="77777777" w:rsidR="000007D0" w:rsidRDefault="000007D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238E6" w14:textId="77777777" w:rsidR="002C5D88" w:rsidRDefault="002C5D88">
    <w:pPr>
      <w:pStyle w:val="Header"/>
    </w:pPr>
    <w:r>
      <w:rPr>
        <w:noProof/>
        <w:lang w:eastAsia="en-GB"/>
      </w:rPr>
      <w:drawing>
        <wp:anchor distT="0" distB="0" distL="114300" distR="114300" simplePos="0" relativeHeight="251658240" behindDoc="1" locked="0" layoutInCell="1" allowOverlap="1" wp14:anchorId="2D6AAE59" wp14:editId="70AF517D">
          <wp:simplePos x="0" y="0"/>
          <wp:positionH relativeFrom="page">
            <wp:posOffset>13854</wp:posOffset>
          </wp:positionH>
          <wp:positionV relativeFrom="paragraph">
            <wp:posOffset>-450215</wp:posOffset>
          </wp:positionV>
          <wp:extent cx="7522325" cy="1618490"/>
          <wp:effectExtent l="0" t="0" r="254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r="486"/>
                  <a:stretch/>
                </pic:blipFill>
                <pic:spPr bwMode="auto">
                  <a:xfrm>
                    <a:off x="0" y="0"/>
                    <a:ext cx="7526089" cy="161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949F5" w14:textId="0F49244A" w:rsidR="00DE2CFF" w:rsidRPr="00E10AAA" w:rsidRDefault="00DE2CFF" w:rsidP="00E10AAA">
    <w:pPr>
      <w:pStyle w:val="Header"/>
      <w:jc w:val="right"/>
      <w:rPr>
        <w:b/>
        <w:bCs/>
        <w:i/>
        <w:i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3E80A" w14:textId="1DA7488C" w:rsidR="0061034C" w:rsidRDefault="0061034C" w:rsidP="006103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135"/>
    <w:multiLevelType w:val="multilevel"/>
    <w:tmpl w:val="48A8ECEC"/>
    <w:name w:val="A&amp;M Appendix"/>
    <w:lvl w:ilvl="0">
      <w:start w:val="1"/>
      <w:numFmt w:val="upperLetter"/>
      <w:lvlRestart w:val="0"/>
      <w:pStyle w:val="AMAppendixTitle"/>
      <w:suff w:val="nothing"/>
      <w:lvlText w:val="Appendix %1"/>
      <w:lvlJc w:val="left"/>
      <w:pPr>
        <w:ind w:left="0" w:firstLine="0"/>
      </w:pPr>
      <w:rPr>
        <w:rFonts w:ascii="Arial" w:hAnsi="Arial" w:cs="Arial" w:hint="default"/>
        <w:b/>
        <w:i w:val="0"/>
        <w:caps/>
        <w:strike w:val="0"/>
        <w:dstrike w:val="0"/>
        <w:vanish w:val="0"/>
        <w:color w:val="auto"/>
        <w:sz w:val="20"/>
        <w:u w:val="single"/>
        <w:vertAlign w:val="baseline"/>
      </w:rPr>
    </w:lvl>
    <w:lvl w:ilvl="1">
      <w:start w:val="1"/>
      <w:numFmt w:val="decimal"/>
      <w:pStyle w:val="AMAppendixLevel1"/>
      <w:lvlText w:val="%2."/>
      <w:lvlJc w:val="left"/>
      <w:pPr>
        <w:ind w:left="850" w:hanging="850"/>
      </w:pPr>
      <w:rPr>
        <w:rFonts w:ascii="Arial" w:hAnsi="Arial" w:cs="Arial" w:hint="default"/>
        <w:b w:val="0"/>
        <w:i w:val="0"/>
        <w:caps w:val="0"/>
        <w:strike w:val="0"/>
        <w:dstrike w:val="0"/>
        <w:vanish w:val="0"/>
        <w:color w:val="auto"/>
        <w:sz w:val="20"/>
        <w:u w:val="none"/>
        <w:vertAlign w:val="baseline"/>
      </w:rPr>
    </w:lvl>
    <w:lvl w:ilvl="2">
      <w:start w:val="1"/>
      <w:numFmt w:val="decimal"/>
      <w:pStyle w:val="AMAppendixLevel2"/>
      <w:lvlText w:val="%2.%3"/>
      <w:lvlJc w:val="left"/>
      <w:pPr>
        <w:ind w:left="851" w:hanging="85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AMAppendixLevel3"/>
      <w:lvlText w:val="%2.%3.%4"/>
      <w:lvlJc w:val="left"/>
      <w:pPr>
        <w:ind w:left="851" w:hanging="851"/>
      </w:pPr>
      <w:rPr>
        <w:rFonts w:hint="default"/>
      </w:rPr>
    </w:lvl>
    <w:lvl w:ilvl="4">
      <w:start w:val="1"/>
      <w:numFmt w:val="lowerLetter"/>
      <w:pStyle w:val="AMAppendixLevel4"/>
      <w:lvlText w:val="(%5)"/>
      <w:lvlJc w:val="left"/>
      <w:pPr>
        <w:ind w:left="1729" w:hanging="878"/>
      </w:pPr>
      <w:rPr>
        <w:rFonts w:hint="default"/>
      </w:rPr>
    </w:lvl>
    <w:lvl w:ilvl="5">
      <w:start w:val="1"/>
      <w:numFmt w:val="lowerRoman"/>
      <w:pStyle w:val="AMAppendixLevel5"/>
      <w:lvlText w:val="(%6)"/>
      <w:lvlJc w:val="left"/>
      <w:pPr>
        <w:ind w:left="2495" w:hanging="766"/>
      </w:pPr>
      <w:rPr>
        <w:rFonts w:hint="default"/>
      </w:rPr>
    </w:lvl>
    <w:lvl w:ilvl="6">
      <w:start w:val="1"/>
      <w:numFmt w:val="lowerLetter"/>
      <w:pStyle w:val="AMAppendixLevel6"/>
      <w:lvlText w:val="%7."/>
      <w:lvlJc w:val="left"/>
      <w:pPr>
        <w:ind w:left="3345" w:hanging="850"/>
      </w:pPr>
      <w:rPr>
        <w:rFonts w:hint="default"/>
      </w:rPr>
    </w:lvl>
    <w:lvl w:ilvl="7">
      <w:start w:val="1"/>
      <w:numFmt w:val="lowerRoman"/>
      <w:pStyle w:val="AMAppendixLevel7"/>
      <w:lvlText w:val="%8."/>
      <w:lvlJc w:val="left"/>
      <w:pPr>
        <w:ind w:left="4196" w:hanging="851"/>
      </w:pPr>
      <w:rPr>
        <w:rFonts w:hint="default"/>
      </w:rPr>
    </w:lvl>
    <w:lvl w:ilvl="8">
      <w:start w:val="1"/>
      <w:numFmt w:val="none"/>
      <w:lvlRestart w:val="0"/>
      <w:suff w:val="nothing"/>
      <w:lvlText w:val=""/>
      <w:lvlJc w:val="left"/>
      <w:pPr>
        <w:ind w:left="0" w:firstLine="0"/>
      </w:pPr>
      <w:rPr>
        <w:rFonts w:hint="default"/>
      </w:rPr>
    </w:lvl>
  </w:abstractNum>
  <w:abstractNum w:abstractNumId="1" w15:restartNumberingAfterBreak="0">
    <w:nsid w:val="11F34EDB"/>
    <w:multiLevelType w:val="multilevel"/>
    <w:tmpl w:val="E19497F0"/>
    <w:name w:val="A&amp;M Bullet"/>
    <w:lvl w:ilvl="0">
      <w:start w:val="1"/>
      <w:numFmt w:val="bullet"/>
      <w:pStyle w:val="AMBulletLevel1"/>
      <w:lvlText w:val="●"/>
      <w:lvlJc w:val="left"/>
      <w:pPr>
        <w:ind w:left="851" w:hanging="851"/>
      </w:pPr>
      <w:rPr>
        <w:rFonts w:ascii="Calibri" w:hAnsi="Calibri"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pStyle w:val="AMBulletLevel2"/>
      <w:lvlText w:val="●"/>
      <w:lvlJc w:val="left"/>
      <w:pPr>
        <w:ind w:left="1729" w:hanging="878"/>
      </w:pPr>
      <w:rPr>
        <w:rFonts w:ascii="Calibri" w:hAnsi="Calibri" w:hint="default"/>
        <w:color w:val="auto"/>
      </w:rPr>
    </w:lvl>
    <w:lvl w:ilvl="2">
      <w:start w:val="1"/>
      <w:numFmt w:val="bullet"/>
      <w:pStyle w:val="AMBulletLevel3"/>
      <w:lvlText w:val="●"/>
      <w:lvlJc w:val="left"/>
      <w:pPr>
        <w:ind w:left="2495" w:hanging="766"/>
      </w:pPr>
      <w:rPr>
        <w:rFonts w:ascii="Calibri" w:hAnsi="Calibri" w:hint="default"/>
        <w:b w:val="0"/>
        <w:i w:val="0"/>
        <w:caps w:val="0"/>
        <w:strike w:val="0"/>
        <w:dstrike w:val="0"/>
        <w:vanish w:val="0"/>
        <w:color w:val="auto"/>
        <w:sz w:val="20"/>
        <w:u w:val="none"/>
        <w:vertAlign w:val="baseline"/>
      </w:rPr>
    </w:lvl>
    <w:lvl w:ilvl="3">
      <w:start w:val="1"/>
      <w:numFmt w:val="bullet"/>
      <w:pStyle w:val="AMBulletLevel4"/>
      <w:lvlText w:val="●"/>
      <w:lvlJc w:val="left"/>
      <w:pPr>
        <w:ind w:left="3345" w:hanging="850"/>
      </w:pPr>
      <w:rPr>
        <w:rFonts w:ascii="Calibri" w:hAnsi="Calibri" w:hint="default"/>
        <w:color w:val="auto"/>
      </w:rPr>
    </w:lvl>
    <w:lvl w:ilvl="4">
      <w:start w:val="1"/>
      <w:numFmt w:val="bullet"/>
      <w:pStyle w:val="AMBulletLevel5"/>
      <w:lvlText w:val="●"/>
      <w:lvlJc w:val="left"/>
      <w:pPr>
        <w:ind w:left="4196" w:hanging="851"/>
      </w:pPr>
      <w:rPr>
        <w:rFonts w:ascii="Calibri" w:hAnsi="Calibri" w:hint="default"/>
        <w:color w:val="auto"/>
      </w:rPr>
    </w:lvl>
    <w:lvl w:ilvl="5">
      <w:start w:val="1"/>
      <w:numFmt w:val="bullet"/>
      <w:pStyle w:val="AMBulletLevel6"/>
      <w:lvlText w:val="●"/>
      <w:lvlJc w:val="left"/>
      <w:pPr>
        <w:ind w:left="5046" w:hanging="850"/>
      </w:pPr>
      <w:rPr>
        <w:rFonts w:ascii="Calibri" w:hAnsi="Calibri" w:hint="default"/>
        <w:color w:val="auto"/>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 w15:restartNumberingAfterBreak="0">
    <w:nsid w:val="176232EF"/>
    <w:multiLevelType w:val="multilevel"/>
    <w:tmpl w:val="69EC239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36545A"/>
    <w:multiLevelType w:val="multilevel"/>
    <w:tmpl w:val="4E1A8B4E"/>
    <w:name w:val="A&amp;M Recital"/>
    <w:lvl w:ilvl="0">
      <w:start w:val="1"/>
      <w:numFmt w:val="upperLetter"/>
      <w:pStyle w:val="AMRecital"/>
      <w:lvlText w:val="(%1)"/>
      <w:lvlJc w:val="left"/>
      <w:pPr>
        <w:ind w:left="851" w:hanging="851"/>
      </w:pPr>
      <w:rPr>
        <w:rFonts w:ascii="Arial" w:hAnsi="Arial" w:hint="default"/>
        <w:b w:val="0"/>
        <w:i w:val="0"/>
        <w:sz w:val="20"/>
        <w:szCs w:val="24"/>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4" w15:restartNumberingAfterBreak="0">
    <w:nsid w:val="2DDC0F1C"/>
    <w:multiLevelType w:val="hybridMultilevel"/>
    <w:tmpl w:val="4F5E1E4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B7E1B74"/>
    <w:multiLevelType w:val="multilevel"/>
    <w:tmpl w:val="FE7C83B8"/>
    <w:name w:val="A&amp;M Heading"/>
    <w:lvl w:ilvl="0">
      <w:start w:val="1"/>
      <w:numFmt w:val="decimal"/>
      <w:pStyle w:val="AMLevel1"/>
      <w:lvlText w:val="%1."/>
      <w:lvlJc w:val="left"/>
      <w:pPr>
        <w:ind w:left="851" w:hanging="851"/>
      </w:pPr>
      <w:rPr>
        <w:rFonts w:ascii="Arial" w:hAnsi="Arial" w:hint="default"/>
        <w:b w:val="0"/>
        <w:i w:val="0"/>
        <w:sz w:val="20"/>
      </w:rPr>
    </w:lvl>
    <w:lvl w:ilvl="1">
      <w:start w:val="1"/>
      <w:numFmt w:val="decimal"/>
      <w:pStyle w:val="AMLevel2"/>
      <w:lvlText w:val="%1.%2"/>
      <w:lvlJc w:val="left"/>
      <w:pPr>
        <w:ind w:left="851" w:hanging="851"/>
      </w:pPr>
      <w:rPr>
        <w:rFonts w:ascii="Arial" w:hAnsi="Arial" w:hint="default"/>
        <w:b w:val="0"/>
        <w:i w:val="0"/>
        <w:sz w:val="20"/>
      </w:rPr>
    </w:lvl>
    <w:lvl w:ilvl="2">
      <w:start w:val="1"/>
      <w:numFmt w:val="decimal"/>
      <w:pStyle w:val="AMLevel3"/>
      <w:lvlText w:val="%1.%2.%3"/>
      <w:lvlJc w:val="left"/>
      <w:pPr>
        <w:ind w:left="851" w:hanging="851"/>
      </w:pPr>
      <w:rPr>
        <w:rFonts w:ascii="Arial" w:hAnsi="Arial" w:hint="default"/>
        <w:b w:val="0"/>
        <w:i w:val="0"/>
        <w:sz w:val="20"/>
      </w:rPr>
    </w:lvl>
    <w:lvl w:ilvl="3">
      <w:start w:val="1"/>
      <w:numFmt w:val="lowerLetter"/>
      <w:pStyle w:val="AMLevel4"/>
      <w:lvlText w:val="(%4)"/>
      <w:lvlJc w:val="left"/>
      <w:pPr>
        <w:ind w:left="1728" w:hanging="877"/>
      </w:pPr>
      <w:rPr>
        <w:rFonts w:ascii="Arial" w:hAnsi="Arial" w:hint="default"/>
        <w:b w:val="0"/>
        <w:i w:val="0"/>
        <w:sz w:val="20"/>
      </w:rPr>
    </w:lvl>
    <w:lvl w:ilvl="4">
      <w:start w:val="1"/>
      <w:numFmt w:val="lowerRoman"/>
      <w:pStyle w:val="AMLevel5"/>
      <w:lvlText w:val="(%5)"/>
      <w:lvlJc w:val="left"/>
      <w:pPr>
        <w:ind w:left="2495" w:hanging="766"/>
      </w:pPr>
      <w:rPr>
        <w:rFonts w:ascii="Arial" w:hAnsi="Arial" w:hint="default"/>
        <w:b w:val="0"/>
        <w:i w:val="0"/>
        <w:sz w:val="20"/>
      </w:rPr>
    </w:lvl>
    <w:lvl w:ilvl="5">
      <w:start w:val="1"/>
      <w:numFmt w:val="lowerLetter"/>
      <w:pStyle w:val="AMLevel6"/>
      <w:lvlText w:val="%6."/>
      <w:lvlJc w:val="left"/>
      <w:pPr>
        <w:ind w:left="3345" w:hanging="850"/>
      </w:pPr>
      <w:rPr>
        <w:rFonts w:ascii="Arial" w:hAnsi="Arial" w:hint="default"/>
        <w:b w:val="0"/>
        <w:i w:val="0"/>
        <w:sz w:val="20"/>
      </w:rPr>
    </w:lvl>
    <w:lvl w:ilvl="6">
      <w:start w:val="1"/>
      <w:numFmt w:val="lowerRoman"/>
      <w:pStyle w:val="AMLevel7"/>
      <w:lvlText w:val="%7."/>
      <w:lvlJc w:val="left"/>
      <w:pPr>
        <w:ind w:left="4196" w:hanging="851"/>
      </w:pPr>
      <w:rPr>
        <w:rFonts w:ascii="Arial" w:hAnsi="Arial" w:hint="default"/>
        <w:b w:val="0"/>
        <w:i w:val="0"/>
        <w:sz w:val="20"/>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6" w15:restartNumberingAfterBreak="0">
    <w:nsid w:val="3D0D64B4"/>
    <w:multiLevelType w:val="multilevel"/>
    <w:tmpl w:val="D99E32FE"/>
    <w:name w:val="A&amp;M Annex"/>
    <w:lvl w:ilvl="0">
      <w:start w:val="1"/>
      <w:numFmt w:val="decimal"/>
      <w:lvlRestart w:val="0"/>
      <w:pStyle w:val="AMAnnexTitle"/>
      <w:suff w:val="nothing"/>
      <w:lvlText w:val="Annex %1"/>
      <w:lvlJc w:val="left"/>
      <w:pPr>
        <w:ind w:left="0" w:firstLine="0"/>
      </w:pPr>
      <w:rPr>
        <w:rFonts w:ascii="Arial" w:hAnsi="Arial" w:cs="Arial" w:hint="default"/>
        <w:b/>
        <w:i w:val="0"/>
        <w:caps/>
        <w:strike w:val="0"/>
        <w:dstrike w:val="0"/>
        <w:vanish w:val="0"/>
        <w:color w:val="auto"/>
        <w:sz w:val="20"/>
        <w:u w:val="single"/>
        <w:vertAlign w:val="baseline"/>
      </w:rPr>
    </w:lvl>
    <w:lvl w:ilvl="1">
      <w:start w:val="1"/>
      <w:numFmt w:val="decimal"/>
      <w:pStyle w:val="AMAnnexLevel1"/>
      <w:lvlText w:val="%2."/>
      <w:lvlJc w:val="left"/>
      <w:pPr>
        <w:ind w:left="851" w:hanging="851"/>
      </w:pPr>
      <w:rPr>
        <w:rFonts w:ascii="Arial" w:hAnsi="Arial" w:cs="Arial" w:hint="default"/>
        <w:b w:val="0"/>
        <w:i w:val="0"/>
        <w:caps w:val="0"/>
        <w:strike w:val="0"/>
        <w:dstrike w:val="0"/>
        <w:vanish w:val="0"/>
        <w:color w:val="auto"/>
        <w:sz w:val="20"/>
        <w:u w:val="none"/>
        <w:vertAlign w:val="baseline"/>
      </w:rPr>
    </w:lvl>
    <w:lvl w:ilvl="2">
      <w:start w:val="1"/>
      <w:numFmt w:val="decimal"/>
      <w:pStyle w:val="AMAnnexLevel2"/>
      <w:lvlText w:val="%2.%3"/>
      <w:lvlJc w:val="left"/>
      <w:pPr>
        <w:ind w:left="851" w:hanging="851"/>
      </w:pPr>
      <w:rPr>
        <w:rFonts w:ascii="Arial" w:hAnsi="Arial" w:hint="default"/>
        <w:b w:val="0"/>
        <w:i w:val="0"/>
        <w:sz w:val="20"/>
      </w:rPr>
    </w:lvl>
    <w:lvl w:ilvl="3">
      <w:start w:val="1"/>
      <w:numFmt w:val="decimal"/>
      <w:pStyle w:val="AMAnnexLevel3"/>
      <w:lvlText w:val="%2.%3.%4"/>
      <w:lvlJc w:val="left"/>
      <w:pPr>
        <w:ind w:left="851" w:hanging="851"/>
      </w:pPr>
      <w:rPr>
        <w:rFonts w:hint="default"/>
      </w:rPr>
    </w:lvl>
    <w:lvl w:ilvl="4">
      <w:start w:val="1"/>
      <w:numFmt w:val="lowerLetter"/>
      <w:pStyle w:val="AMAnnexLevel4"/>
      <w:lvlText w:val="(%5)"/>
      <w:lvlJc w:val="left"/>
      <w:pPr>
        <w:ind w:left="1729" w:hanging="878"/>
      </w:pPr>
      <w:rPr>
        <w:rFonts w:hint="default"/>
      </w:rPr>
    </w:lvl>
    <w:lvl w:ilvl="5">
      <w:start w:val="1"/>
      <w:numFmt w:val="lowerRoman"/>
      <w:pStyle w:val="AMAnnexLevel5"/>
      <w:lvlText w:val="(%6)"/>
      <w:lvlJc w:val="left"/>
      <w:pPr>
        <w:ind w:left="2495" w:hanging="766"/>
      </w:pPr>
      <w:rPr>
        <w:rFonts w:hint="default"/>
      </w:rPr>
    </w:lvl>
    <w:lvl w:ilvl="6">
      <w:start w:val="1"/>
      <w:numFmt w:val="lowerLetter"/>
      <w:pStyle w:val="AMAnnexLevel6"/>
      <w:lvlText w:val="%7."/>
      <w:lvlJc w:val="left"/>
      <w:pPr>
        <w:ind w:left="3345" w:hanging="850"/>
      </w:pPr>
      <w:rPr>
        <w:rFonts w:hint="default"/>
      </w:rPr>
    </w:lvl>
    <w:lvl w:ilvl="7">
      <w:start w:val="1"/>
      <w:numFmt w:val="lowerRoman"/>
      <w:pStyle w:val="AMAnnexLevel7"/>
      <w:lvlText w:val="%8."/>
      <w:lvlJc w:val="left"/>
      <w:pPr>
        <w:ind w:left="4196" w:hanging="851"/>
      </w:pPr>
      <w:rPr>
        <w:rFonts w:hint="default"/>
      </w:rPr>
    </w:lvl>
    <w:lvl w:ilvl="8">
      <w:start w:val="1"/>
      <w:numFmt w:val="none"/>
      <w:lvlRestart w:val="0"/>
      <w:suff w:val="nothing"/>
      <w:lvlText w:val=""/>
      <w:lvlJc w:val="left"/>
      <w:pPr>
        <w:ind w:left="0" w:firstLine="0"/>
      </w:pPr>
      <w:rPr>
        <w:rFonts w:hint="default"/>
      </w:rPr>
    </w:lvl>
  </w:abstractNum>
  <w:abstractNum w:abstractNumId="7" w15:restartNumberingAfterBreak="0">
    <w:nsid w:val="3E410EB6"/>
    <w:multiLevelType w:val="multilevel"/>
    <w:tmpl w:val="E70431A6"/>
    <w:name w:val="TS"/>
    <w:lvl w:ilvl="0">
      <w:start w:val="1"/>
      <w:numFmt w:val="decimal"/>
      <w:pStyle w:val="TSHeading1"/>
      <w:lvlText w:val="%1."/>
      <w:lvlJc w:val="left"/>
      <w:pPr>
        <w:tabs>
          <w:tab w:val="num" w:pos="851"/>
        </w:tabs>
        <w:ind w:left="851" w:hanging="851"/>
      </w:pPr>
      <w:rPr>
        <w:rFonts w:ascii="Calibri" w:hAnsi="Calibri" w:hint="default"/>
        <w:b/>
        <w:i w:val="0"/>
        <w:caps/>
        <w:sz w:val="22"/>
      </w:rPr>
    </w:lvl>
    <w:lvl w:ilvl="1">
      <w:start w:val="1"/>
      <w:numFmt w:val="decimal"/>
      <w:pStyle w:val="TSHeading2"/>
      <w:lvlText w:val="%1.%2"/>
      <w:lvlJc w:val="left"/>
      <w:pPr>
        <w:tabs>
          <w:tab w:val="num" w:pos="851"/>
        </w:tabs>
        <w:ind w:left="851" w:hanging="851"/>
      </w:pPr>
      <w:rPr>
        <w:rFonts w:ascii="Calibri" w:hAnsi="Calibri" w:hint="default"/>
        <w:b/>
        <w:i w:val="0"/>
        <w:caps/>
        <w:sz w:val="22"/>
      </w:rPr>
    </w:lvl>
    <w:lvl w:ilvl="2">
      <w:start w:val="1"/>
      <w:numFmt w:val="decimal"/>
      <w:pStyle w:val="TSHeading3"/>
      <w:lvlText w:val="%1.%2.%3"/>
      <w:lvlJc w:val="left"/>
      <w:pPr>
        <w:tabs>
          <w:tab w:val="num" w:pos="1985"/>
        </w:tabs>
        <w:ind w:left="1985" w:hanging="1134"/>
      </w:pPr>
      <w:rPr>
        <w:rFonts w:ascii="Calibri" w:hAnsi="Calibri" w:hint="default"/>
        <w:b/>
        <w:i w:val="0"/>
        <w:sz w:val="22"/>
      </w:rPr>
    </w:lvl>
    <w:lvl w:ilvl="3">
      <w:start w:val="1"/>
      <w:numFmt w:val="decimal"/>
      <w:pStyle w:val="TSHeading4"/>
      <w:lvlText w:val="%1.%2.%3.%4"/>
      <w:lvlJc w:val="left"/>
      <w:pPr>
        <w:tabs>
          <w:tab w:val="num" w:pos="1985"/>
        </w:tabs>
        <w:ind w:left="1985" w:hanging="1134"/>
      </w:pPr>
      <w:rPr>
        <w:rFonts w:ascii="Calibri" w:hAnsi="Calibri" w:hint="default"/>
        <w:b/>
        <w:i w:val="0"/>
        <w:sz w:val="22"/>
      </w:rPr>
    </w:lvl>
    <w:lvl w:ilvl="4">
      <w:start w:val="1"/>
      <w:numFmt w:val="lowerLetter"/>
      <w:pStyle w:val="TSHeading5"/>
      <w:lvlText w:val="(%5)"/>
      <w:lvlJc w:val="left"/>
      <w:pPr>
        <w:tabs>
          <w:tab w:val="num" w:pos="2835"/>
        </w:tabs>
        <w:ind w:left="2835" w:hanging="850"/>
      </w:pPr>
      <w:rPr>
        <w:rFonts w:ascii="Calibri" w:hAnsi="Calibri" w:cs="Times New Roman" w:hint="default"/>
        <w:b w:val="0"/>
        <w:bCs w:val="0"/>
        <w:i w:val="0"/>
        <w:iCs w:val="0"/>
        <w:smallCaps w:val="0"/>
        <w:strike w:val="0"/>
        <w:dstrike w:val="0"/>
        <w:vanish w:val="0"/>
        <w:color w:val="000000"/>
        <w:spacing w:val="0"/>
        <w:kern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TSHeading6"/>
      <w:lvlText w:val="(%6)"/>
      <w:lvlJc w:val="left"/>
      <w:pPr>
        <w:tabs>
          <w:tab w:val="num" w:pos="3686"/>
        </w:tabs>
        <w:ind w:left="3686" w:hanging="851"/>
      </w:pPr>
      <w:rPr>
        <w:rFonts w:ascii="Calibri" w:hAnsi="Calibri" w:hint="default"/>
        <w:b w:val="0"/>
        <w:i w:val="0"/>
        <w:sz w:val="22"/>
      </w:rPr>
    </w:lvl>
    <w:lvl w:ilvl="6">
      <w:start w:val="1"/>
      <w:numFmt w:val="upperLetter"/>
      <w:pStyle w:val="TSHeading7"/>
      <w:lvlText w:val="%7."/>
      <w:lvlJc w:val="left"/>
      <w:pPr>
        <w:tabs>
          <w:tab w:val="num" w:pos="4536"/>
        </w:tabs>
        <w:ind w:left="4536" w:hanging="850"/>
      </w:pPr>
      <w:rPr>
        <w:rFonts w:ascii="Calibri" w:hAnsi="Calibri" w:hint="default"/>
        <w:b w:val="0"/>
        <w:i w:val="0"/>
        <w:sz w:val="22"/>
      </w:rPr>
    </w:lvl>
    <w:lvl w:ilvl="7">
      <w:start w:val="1"/>
      <w:numFmt w:val="none"/>
      <w:lvlRestart w:val="0"/>
      <w:suff w:val="nothing"/>
      <w:lvlText w:val=""/>
      <w:lvlJc w:val="left"/>
      <w:pPr>
        <w:ind w:left="0" w:firstLine="0"/>
      </w:pPr>
      <w:rPr>
        <w:rFonts w:ascii="Times New Roman" w:hAnsi="Times New Roman" w:hint="default"/>
        <w:b w:val="0"/>
        <w:i w:val="0"/>
        <w:sz w:val="22"/>
      </w:rPr>
    </w:lvl>
    <w:lvl w:ilvl="8">
      <w:start w:val="1"/>
      <w:numFmt w:val="none"/>
      <w:suff w:val="nothing"/>
      <w:lvlText w:val=""/>
      <w:lvlJc w:val="left"/>
      <w:pPr>
        <w:ind w:left="0" w:firstLine="0"/>
      </w:pPr>
      <w:rPr>
        <w:rFonts w:ascii="Times New Roman" w:hAnsi="Times New Roman" w:hint="default"/>
        <w:b w:val="0"/>
        <w:i w:val="0"/>
        <w:sz w:val="22"/>
      </w:rPr>
    </w:lvl>
  </w:abstractNum>
  <w:abstractNum w:abstractNumId="8" w15:restartNumberingAfterBreak="0">
    <w:nsid w:val="4C74554E"/>
    <w:multiLevelType w:val="hybridMultilevel"/>
    <w:tmpl w:val="F04C5A82"/>
    <w:lvl w:ilvl="0" w:tplc="165E94E0">
      <w:start w:val="1"/>
      <w:numFmt w:val="decimal"/>
      <w:lvlText w:val="%1."/>
      <w:lvlJc w:val="left"/>
      <w:pPr>
        <w:ind w:left="454" w:hanging="454"/>
      </w:pPr>
      <w:rPr>
        <w:rFonts w:hint="default"/>
        <w:b/>
      </w:r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9" w15:restartNumberingAfterBreak="0">
    <w:nsid w:val="7EC63E82"/>
    <w:multiLevelType w:val="multilevel"/>
    <w:tmpl w:val="8B1E643E"/>
    <w:name w:val="A&amp;M Parties"/>
    <w:lvl w:ilvl="0">
      <w:start w:val="1"/>
      <w:numFmt w:val="decimal"/>
      <w:lvlRestart w:val="0"/>
      <w:pStyle w:val="AMParties"/>
      <w:lvlText w:val="(%1)"/>
      <w:lvlJc w:val="left"/>
      <w:pPr>
        <w:ind w:left="851" w:hanging="851"/>
      </w:pPr>
      <w:rPr>
        <w:rFonts w:ascii="Arial" w:hAnsi="Arial" w:cs="Arial" w:hint="default"/>
        <w:b w:val="0"/>
        <w:i w:val="0"/>
        <w:caps w:val="0"/>
        <w:strike w:val="0"/>
        <w:dstrike w:val="0"/>
        <w:vanish w:val="0"/>
        <w:color w:val="auto"/>
        <w:sz w:val="20"/>
        <w:szCs w:val="24"/>
        <w:u w:val="none"/>
        <w:vertAlign w:val="baseline"/>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space"/>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num w:numId="1" w16cid:durableId="1065027858">
    <w:abstractNumId w:val="5"/>
  </w:num>
  <w:num w:numId="2" w16cid:durableId="1015572239">
    <w:abstractNumId w:val="9"/>
  </w:num>
  <w:num w:numId="3" w16cid:durableId="431515187">
    <w:abstractNumId w:val="3"/>
  </w:num>
  <w:num w:numId="4" w16cid:durableId="1465083170">
    <w:abstractNumId w:val="0"/>
  </w:num>
  <w:num w:numId="5" w16cid:durableId="1946378670">
    <w:abstractNumId w:val="6"/>
  </w:num>
  <w:num w:numId="6" w16cid:durableId="1457991705">
    <w:abstractNumId w:val="1"/>
  </w:num>
  <w:num w:numId="7" w16cid:durableId="988629895">
    <w:abstractNumId w:val="8"/>
  </w:num>
  <w:num w:numId="8" w16cid:durableId="1192261421">
    <w:abstractNumId w:val="7"/>
  </w:num>
  <w:num w:numId="9" w16cid:durableId="585773681">
    <w:abstractNumId w:val="5"/>
  </w:num>
  <w:num w:numId="10" w16cid:durableId="740711478">
    <w:abstractNumId w:val="5"/>
  </w:num>
  <w:num w:numId="11" w16cid:durableId="1215778205">
    <w:abstractNumId w:val="5"/>
  </w:num>
  <w:num w:numId="12" w16cid:durableId="7109590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2968852">
    <w:abstractNumId w:val="5"/>
  </w:num>
  <w:num w:numId="14" w16cid:durableId="1047294825">
    <w:abstractNumId w:val="5"/>
  </w:num>
  <w:num w:numId="15" w16cid:durableId="1096175549">
    <w:abstractNumId w:val="5"/>
  </w:num>
  <w:num w:numId="16" w16cid:durableId="1222912054">
    <w:abstractNumId w:val="5"/>
  </w:num>
  <w:num w:numId="17" w16cid:durableId="943419865">
    <w:abstractNumId w:val="5"/>
  </w:num>
  <w:num w:numId="18" w16cid:durableId="1033001949">
    <w:abstractNumId w:val="4"/>
  </w:num>
  <w:num w:numId="19" w16cid:durableId="600797201">
    <w:abstractNumId w:val="2"/>
  </w:num>
  <w:num w:numId="20" w16cid:durableId="244920943">
    <w:abstractNumId w:val="5"/>
  </w:num>
  <w:num w:numId="21" w16cid:durableId="2052263931">
    <w:abstractNumId w:val="5"/>
  </w:num>
  <w:num w:numId="22" w16cid:durableId="1126193235">
    <w:abstractNumId w:val="5"/>
  </w:num>
  <w:num w:numId="23" w16cid:durableId="1428237203">
    <w:abstractNumId w:val="5"/>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ujun Yang">
    <w15:presenceInfo w15:providerId="Windows Live" w15:userId="59efaf8442b9e6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trackRevisions/>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34C"/>
    <w:rsid w:val="000007D0"/>
    <w:rsid w:val="00002D3F"/>
    <w:rsid w:val="00003B08"/>
    <w:rsid w:val="00013937"/>
    <w:rsid w:val="00021EF5"/>
    <w:rsid w:val="00022D4B"/>
    <w:rsid w:val="00027D96"/>
    <w:rsid w:val="000308E9"/>
    <w:rsid w:val="000311A0"/>
    <w:rsid w:val="000328E5"/>
    <w:rsid w:val="00042C66"/>
    <w:rsid w:val="00045FA5"/>
    <w:rsid w:val="00051D70"/>
    <w:rsid w:val="000530DB"/>
    <w:rsid w:val="000569E8"/>
    <w:rsid w:val="000619F5"/>
    <w:rsid w:val="00062D6D"/>
    <w:rsid w:val="00066C46"/>
    <w:rsid w:val="0007036E"/>
    <w:rsid w:val="000713E7"/>
    <w:rsid w:val="00074938"/>
    <w:rsid w:val="00075219"/>
    <w:rsid w:val="00076332"/>
    <w:rsid w:val="00076484"/>
    <w:rsid w:val="00077E7A"/>
    <w:rsid w:val="000812B5"/>
    <w:rsid w:val="000820D5"/>
    <w:rsid w:val="00082D36"/>
    <w:rsid w:val="00082DA6"/>
    <w:rsid w:val="00082F92"/>
    <w:rsid w:val="000832DB"/>
    <w:rsid w:val="0008592B"/>
    <w:rsid w:val="000931D6"/>
    <w:rsid w:val="000941AB"/>
    <w:rsid w:val="00097C60"/>
    <w:rsid w:val="000A16CC"/>
    <w:rsid w:val="000A1C19"/>
    <w:rsid w:val="000A601C"/>
    <w:rsid w:val="000A7DFD"/>
    <w:rsid w:val="000B095B"/>
    <w:rsid w:val="000C132E"/>
    <w:rsid w:val="000C2EF8"/>
    <w:rsid w:val="000D12C5"/>
    <w:rsid w:val="000D44D9"/>
    <w:rsid w:val="000E03CC"/>
    <w:rsid w:val="000E13C5"/>
    <w:rsid w:val="000E1E1C"/>
    <w:rsid w:val="000E3267"/>
    <w:rsid w:val="000E405D"/>
    <w:rsid w:val="000E47C8"/>
    <w:rsid w:val="000E5BB9"/>
    <w:rsid w:val="000E61DF"/>
    <w:rsid w:val="000E7C8C"/>
    <w:rsid w:val="000F1200"/>
    <w:rsid w:val="000F2046"/>
    <w:rsid w:val="000F43D6"/>
    <w:rsid w:val="000F5564"/>
    <w:rsid w:val="001046A2"/>
    <w:rsid w:val="00104A59"/>
    <w:rsid w:val="0010786D"/>
    <w:rsid w:val="0011302E"/>
    <w:rsid w:val="001135F9"/>
    <w:rsid w:val="00115242"/>
    <w:rsid w:val="00122224"/>
    <w:rsid w:val="001304F0"/>
    <w:rsid w:val="001348EE"/>
    <w:rsid w:val="00135E98"/>
    <w:rsid w:val="0013777C"/>
    <w:rsid w:val="0014734D"/>
    <w:rsid w:val="00153678"/>
    <w:rsid w:val="00153DF4"/>
    <w:rsid w:val="0016505E"/>
    <w:rsid w:val="00176F1C"/>
    <w:rsid w:val="00180BCD"/>
    <w:rsid w:val="00184642"/>
    <w:rsid w:val="00185F68"/>
    <w:rsid w:val="00190C53"/>
    <w:rsid w:val="0019245B"/>
    <w:rsid w:val="00193B35"/>
    <w:rsid w:val="001941F1"/>
    <w:rsid w:val="00194CED"/>
    <w:rsid w:val="001A65CF"/>
    <w:rsid w:val="001A7CA2"/>
    <w:rsid w:val="001B26DC"/>
    <w:rsid w:val="001C2437"/>
    <w:rsid w:val="001C66D1"/>
    <w:rsid w:val="001D29DB"/>
    <w:rsid w:val="001D2A0D"/>
    <w:rsid w:val="001D358E"/>
    <w:rsid w:val="001D4474"/>
    <w:rsid w:val="001D46DF"/>
    <w:rsid w:val="001D4CC6"/>
    <w:rsid w:val="001D6AB2"/>
    <w:rsid w:val="001E449B"/>
    <w:rsid w:val="001E46E1"/>
    <w:rsid w:val="001E53CD"/>
    <w:rsid w:val="001E542E"/>
    <w:rsid w:val="001E6AB7"/>
    <w:rsid w:val="001F1263"/>
    <w:rsid w:val="001F1B4C"/>
    <w:rsid w:val="001F64D3"/>
    <w:rsid w:val="00200464"/>
    <w:rsid w:val="00201D4B"/>
    <w:rsid w:val="00202A5A"/>
    <w:rsid w:val="002104EC"/>
    <w:rsid w:val="00211551"/>
    <w:rsid w:val="002138B0"/>
    <w:rsid w:val="002175A4"/>
    <w:rsid w:val="00217661"/>
    <w:rsid w:val="0022219B"/>
    <w:rsid w:val="00223882"/>
    <w:rsid w:val="00224E7D"/>
    <w:rsid w:val="002265E0"/>
    <w:rsid w:val="00230B88"/>
    <w:rsid w:val="00230E5E"/>
    <w:rsid w:val="00233BBC"/>
    <w:rsid w:val="00235083"/>
    <w:rsid w:val="00240F00"/>
    <w:rsid w:val="00241AFD"/>
    <w:rsid w:val="0024248A"/>
    <w:rsid w:val="002428C0"/>
    <w:rsid w:val="00242B81"/>
    <w:rsid w:val="0024452D"/>
    <w:rsid w:val="002473A0"/>
    <w:rsid w:val="002476D1"/>
    <w:rsid w:val="002478C1"/>
    <w:rsid w:val="002521A2"/>
    <w:rsid w:val="00255237"/>
    <w:rsid w:val="00257AC0"/>
    <w:rsid w:val="00263292"/>
    <w:rsid w:val="00264D28"/>
    <w:rsid w:val="00264FA1"/>
    <w:rsid w:val="0026563E"/>
    <w:rsid w:val="00272070"/>
    <w:rsid w:val="002736A6"/>
    <w:rsid w:val="002747DC"/>
    <w:rsid w:val="00275B95"/>
    <w:rsid w:val="0027625D"/>
    <w:rsid w:val="00276C51"/>
    <w:rsid w:val="00276D42"/>
    <w:rsid w:val="002A1613"/>
    <w:rsid w:val="002A1691"/>
    <w:rsid w:val="002A6128"/>
    <w:rsid w:val="002B0F38"/>
    <w:rsid w:val="002B30F7"/>
    <w:rsid w:val="002B533A"/>
    <w:rsid w:val="002B554F"/>
    <w:rsid w:val="002B689C"/>
    <w:rsid w:val="002C05C1"/>
    <w:rsid w:val="002C5D88"/>
    <w:rsid w:val="002C68B2"/>
    <w:rsid w:val="002C744C"/>
    <w:rsid w:val="002E6772"/>
    <w:rsid w:val="002E6D09"/>
    <w:rsid w:val="002F3BD1"/>
    <w:rsid w:val="002F4B0B"/>
    <w:rsid w:val="002F57A6"/>
    <w:rsid w:val="003105D7"/>
    <w:rsid w:val="00310ACE"/>
    <w:rsid w:val="00310FC5"/>
    <w:rsid w:val="00312154"/>
    <w:rsid w:val="003150FC"/>
    <w:rsid w:val="00320165"/>
    <w:rsid w:val="0032568C"/>
    <w:rsid w:val="00327414"/>
    <w:rsid w:val="00330417"/>
    <w:rsid w:val="003340B1"/>
    <w:rsid w:val="00336E67"/>
    <w:rsid w:val="00337871"/>
    <w:rsid w:val="00341B48"/>
    <w:rsid w:val="003429D3"/>
    <w:rsid w:val="00343D00"/>
    <w:rsid w:val="00345F67"/>
    <w:rsid w:val="0034614B"/>
    <w:rsid w:val="00346661"/>
    <w:rsid w:val="00346D2D"/>
    <w:rsid w:val="00346E3B"/>
    <w:rsid w:val="00351955"/>
    <w:rsid w:val="00356D4F"/>
    <w:rsid w:val="003615A6"/>
    <w:rsid w:val="0036414E"/>
    <w:rsid w:val="00364D49"/>
    <w:rsid w:val="00367274"/>
    <w:rsid w:val="00371115"/>
    <w:rsid w:val="003716F6"/>
    <w:rsid w:val="0037286C"/>
    <w:rsid w:val="0037311A"/>
    <w:rsid w:val="0037368A"/>
    <w:rsid w:val="00376BFB"/>
    <w:rsid w:val="00377801"/>
    <w:rsid w:val="0038413B"/>
    <w:rsid w:val="00387B8B"/>
    <w:rsid w:val="0039261D"/>
    <w:rsid w:val="00393160"/>
    <w:rsid w:val="0039423E"/>
    <w:rsid w:val="00396E97"/>
    <w:rsid w:val="003A0FEE"/>
    <w:rsid w:val="003A4625"/>
    <w:rsid w:val="003A4AD0"/>
    <w:rsid w:val="003A525D"/>
    <w:rsid w:val="003A7F63"/>
    <w:rsid w:val="003B7CBE"/>
    <w:rsid w:val="003C0A31"/>
    <w:rsid w:val="003C404E"/>
    <w:rsid w:val="003C4BF7"/>
    <w:rsid w:val="003C6EE5"/>
    <w:rsid w:val="003C7F9C"/>
    <w:rsid w:val="003D3896"/>
    <w:rsid w:val="003E0286"/>
    <w:rsid w:val="003E081A"/>
    <w:rsid w:val="003E4863"/>
    <w:rsid w:val="003E5227"/>
    <w:rsid w:val="003E6355"/>
    <w:rsid w:val="003F3CCC"/>
    <w:rsid w:val="003F7592"/>
    <w:rsid w:val="003F7B06"/>
    <w:rsid w:val="003F7BDA"/>
    <w:rsid w:val="00401AEC"/>
    <w:rsid w:val="00404800"/>
    <w:rsid w:val="0040565D"/>
    <w:rsid w:val="004065F2"/>
    <w:rsid w:val="004078D4"/>
    <w:rsid w:val="00410F5A"/>
    <w:rsid w:val="00411BB3"/>
    <w:rsid w:val="004165A9"/>
    <w:rsid w:val="00416740"/>
    <w:rsid w:val="00421185"/>
    <w:rsid w:val="00421C9D"/>
    <w:rsid w:val="004273A1"/>
    <w:rsid w:val="00430E54"/>
    <w:rsid w:val="004313C3"/>
    <w:rsid w:val="0043236C"/>
    <w:rsid w:val="00436512"/>
    <w:rsid w:val="00436F81"/>
    <w:rsid w:val="0044197C"/>
    <w:rsid w:val="004435BA"/>
    <w:rsid w:val="00444DA4"/>
    <w:rsid w:val="00452173"/>
    <w:rsid w:val="00456222"/>
    <w:rsid w:val="00463AE0"/>
    <w:rsid w:val="0046415D"/>
    <w:rsid w:val="00465DE3"/>
    <w:rsid w:val="00465F3D"/>
    <w:rsid w:val="00473C76"/>
    <w:rsid w:val="00475D16"/>
    <w:rsid w:val="0047692B"/>
    <w:rsid w:val="00477688"/>
    <w:rsid w:val="004806AF"/>
    <w:rsid w:val="0048267C"/>
    <w:rsid w:val="004903E1"/>
    <w:rsid w:val="00490F83"/>
    <w:rsid w:val="004923BD"/>
    <w:rsid w:val="00496F11"/>
    <w:rsid w:val="004A3215"/>
    <w:rsid w:val="004A3534"/>
    <w:rsid w:val="004A526B"/>
    <w:rsid w:val="004A557A"/>
    <w:rsid w:val="004A7BE9"/>
    <w:rsid w:val="004B0E52"/>
    <w:rsid w:val="004B2291"/>
    <w:rsid w:val="004B667B"/>
    <w:rsid w:val="004C0E14"/>
    <w:rsid w:val="004C15B3"/>
    <w:rsid w:val="004C4BA8"/>
    <w:rsid w:val="004C64D9"/>
    <w:rsid w:val="004C66C2"/>
    <w:rsid w:val="004C6F17"/>
    <w:rsid w:val="004D1863"/>
    <w:rsid w:val="004E03E0"/>
    <w:rsid w:val="004E2F27"/>
    <w:rsid w:val="004E33C2"/>
    <w:rsid w:val="004E5D54"/>
    <w:rsid w:val="004F05DB"/>
    <w:rsid w:val="004F0E80"/>
    <w:rsid w:val="004F1E6A"/>
    <w:rsid w:val="005041F7"/>
    <w:rsid w:val="00504DC8"/>
    <w:rsid w:val="00514B5F"/>
    <w:rsid w:val="00515CA6"/>
    <w:rsid w:val="0052089E"/>
    <w:rsid w:val="00522390"/>
    <w:rsid w:val="005246C1"/>
    <w:rsid w:val="005348AB"/>
    <w:rsid w:val="0053691D"/>
    <w:rsid w:val="005377AD"/>
    <w:rsid w:val="00540BBD"/>
    <w:rsid w:val="00540DBF"/>
    <w:rsid w:val="00542F97"/>
    <w:rsid w:val="005438F1"/>
    <w:rsid w:val="005457CE"/>
    <w:rsid w:val="0055218F"/>
    <w:rsid w:val="0055640D"/>
    <w:rsid w:val="00557B1D"/>
    <w:rsid w:val="00560ABB"/>
    <w:rsid w:val="00564717"/>
    <w:rsid w:val="00567C86"/>
    <w:rsid w:val="00570821"/>
    <w:rsid w:val="00575361"/>
    <w:rsid w:val="00577168"/>
    <w:rsid w:val="00580C01"/>
    <w:rsid w:val="00582A0F"/>
    <w:rsid w:val="005841BA"/>
    <w:rsid w:val="0058444F"/>
    <w:rsid w:val="0058597F"/>
    <w:rsid w:val="00594CE7"/>
    <w:rsid w:val="005A0580"/>
    <w:rsid w:val="005A1438"/>
    <w:rsid w:val="005A33F6"/>
    <w:rsid w:val="005A5983"/>
    <w:rsid w:val="005A67B3"/>
    <w:rsid w:val="005A697F"/>
    <w:rsid w:val="005B3727"/>
    <w:rsid w:val="005B4108"/>
    <w:rsid w:val="005B64F9"/>
    <w:rsid w:val="005B6A80"/>
    <w:rsid w:val="005C01CF"/>
    <w:rsid w:val="005C325E"/>
    <w:rsid w:val="005C7F73"/>
    <w:rsid w:val="005D1E5F"/>
    <w:rsid w:val="005D23B6"/>
    <w:rsid w:val="005D2AF9"/>
    <w:rsid w:val="005D56E5"/>
    <w:rsid w:val="005D78B6"/>
    <w:rsid w:val="005E5DC4"/>
    <w:rsid w:val="005E6869"/>
    <w:rsid w:val="005E7E1B"/>
    <w:rsid w:val="005F1E4D"/>
    <w:rsid w:val="005F2381"/>
    <w:rsid w:val="005F454A"/>
    <w:rsid w:val="00602067"/>
    <w:rsid w:val="00605481"/>
    <w:rsid w:val="00606BD9"/>
    <w:rsid w:val="006077DB"/>
    <w:rsid w:val="0061034C"/>
    <w:rsid w:val="006104BC"/>
    <w:rsid w:val="006227E0"/>
    <w:rsid w:val="00622AC0"/>
    <w:rsid w:val="006241F1"/>
    <w:rsid w:val="00627123"/>
    <w:rsid w:val="0063134E"/>
    <w:rsid w:val="00632C80"/>
    <w:rsid w:val="00634D46"/>
    <w:rsid w:val="006449F6"/>
    <w:rsid w:val="00645AA1"/>
    <w:rsid w:val="006507BB"/>
    <w:rsid w:val="00652020"/>
    <w:rsid w:val="00652131"/>
    <w:rsid w:val="00653F97"/>
    <w:rsid w:val="00653FA9"/>
    <w:rsid w:val="006646D8"/>
    <w:rsid w:val="006730FB"/>
    <w:rsid w:val="00676A66"/>
    <w:rsid w:val="00684980"/>
    <w:rsid w:val="0068499A"/>
    <w:rsid w:val="00693BA3"/>
    <w:rsid w:val="00693FDE"/>
    <w:rsid w:val="006A1EB3"/>
    <w:rsid w:val="006A3644"/>
    <w:rsid w:val="006A51EA"/>
    <w:rsid w:val="006A66DA"/>
    <w:rsid w:val="006A753D"/>
    <w:rsid w:val="006A7DAA"/>
    <w:rsid w:val="006B06C3"/>
    <w:rsid w:val="006B14E4"/>
    <w:rsid w:val="006B65A8"/>
    <w:rsid w:val="006C0659"/>
    <w:rsid w:val="006C09DA"/>
    <w:rsid w:val="006C3FBB"/>
    <w:rsid w:val="006D33B6"/>
    <w:rsid w:val="006D3A5F"/>
    <w:rsid w:val="006D403B"/>
    <w:rsid w:val="006D58EE"/>
    <w:rsid w:val="006D66FD"/>
    <w:rsid w:val="006E0A0A"/>
    <w:rsid w:val="006E34F1"/>
    <w:rsid w:val="006F0DFF"/>
    <w:rsid w:val="006F21AD"/>
    <w:rsid w:val="006F4AE8"/>
    <w:rsid w:val="006F4C45"/>
    <w:rsid w:val="00703D43"/>
    <w:rsid w:val="007050C4"/>
    <w:rsid w:val="00705877"/>
    <w:rsid w:val="00707606"/>
    <w:rsid w:val="00710CD0"/>
    <w:rsid w:val="00711876"/>
    <w:rsid w:val="007156D9"/>
    <w:rsid w:val="00716CCA"/>
    <w:rsid w:val="00720404"/>
    <w:rsid w:val="007217EA"/>
    <w:rsid w:val="00723446"/>
    <w:rsid w:val="007245C8"/>
    <w:rsid w:val="00730FD0"/>
    <w:rsid w:val="00732FF3"/>
    <w:rsid w:val="00737033"/>
    <w:rsid w:val="00740E14"/>
    <w:rsid w:val="00741F86"/>
    <w:rsid w:val="00745EE9"/>
    <w:rsid w:val="007500DD"/>
    <w:rsid w:val="00753BA4"/>
    <w:rsid w:val="00754E2C"/>
    <w:rsid w:val="00762332"/>
    <w:rsid w:val="00762708"/>
    <w:rsid w:val="007646A5"/>
    <w:rsid w:val="007668A0"/>
    <w:rsid w:val="0076715D"/>
    <w:rsid w:val="007700FF"/>
    <w:rsid w:val="00773B2C"/>
    <w:rsid w:val="00774658"/>
    <w:rsid w:val="007753CD"/>
    <w:rsid w:val="00777BE2"/>
    <w:rsid w:val="00781B1D"/>
    <w:rsid w:val="00784DB2"/>
    <w:rsid w:val="0079035C"/>
    <w:rsid w:val="007908D5"/>
    <w:rsid w:val="0079289D"/>
    <w:rsid w:val="00792EFD"/>
    <w:rsid w:val="00793EF9"/>
    <w:rsid w:val="0079503A"/>
    <w:rsid w:val="00795AD1"/>
    <w:rsid w:val="007A0267"/>
    <w:rsid w:val="007A26C2"/>
    <w:rsid w:val="007A2C88"/>
    <w:rsid w:val="007A517D"/>
    <w:rsid w:val="007A5FF3"/>
    <w:rsid w:val="007A717C"/>
    <w:rsid w:val="007A7EE8"/>
    <w:rsid w:val="007B5B78"/>
    <w:rsid w:val="007C0122"/>
    <w:rsid w:val="007C0C62"/>
    <w:rsid w:val="007C0EED"/>
    <w:rsid w:val="007C197E"/>
    <w:rsid w:val="007C5633"/>
    <w:rsid w:val="007C5821"/>
    <w:rsid w:val="007D35B2"/>
    <w:rsid w:val="007D449C"/>
    <w:rsid w:val="007D57B4"/>
    <w:rsid w:val="007E3E00"/>
    <w:rsid w:val="007F2C4F"/>
    <w:rsid w:val="007F530A"/>
    <w:rsid w:val="00800412"/>
    <w:rsid w:val="0080731F"/>
    <w:rsid w:val="0081000B"/>
    <w:rsid w:val="00810B37"/>
    <w:rsid w:val="008141FA"/>
    <w:rsid w:val="00817E7E"/>
    <w:rsid w:val="008263C2"/>
    <w:rsid w:val="00836C2D"/>
    <w:rsid w:val="00840D7D"/>
    <w:rsid w:val="008433DD"/>
    <w:rsid w:val="00843FA8"/>
    <w:rsid w:val="0084530F"/>
    <w:rsid w:val="00845BEA"/>
    <w:rsid w:val="00847144"/>
    <w:rsid w:val="008501D7"/>
    <w:rsid w:val="00854808"/>
    <w:rsid w:val="00856B34"/>
    <w:rsid w:val="00861218"/>
    <w:rsid w:val="008623E1"/>
    <w:rsid w:val="008753BE"/>
    <w:rsid w:val="00877BD2"/>
    <w:rsid w:val="00883BD9"/>
    <w:rsid w:val="008914D8"/>
    <w:rsid w:val="00891DCA"/>
    <w:rsid w:val="00892321"/>
    <w:rsid w:val="008930FE"/>
    <w:rsid w:val="00897590"/>
    <w:rsid w:val="008A1D47"/>
    <w:rsid w:val="008A3210"/>
    <w:rsid w:val="008A7676"/>
    <w:rsid w:val="008B03E8"/>
    <w:rsid w:val="008B3977"/>
    <w:rsid w:val="008B54BA"/>
    <w:rsid w:val="008B584E"/>
    <w:rsid w:val="008C0C32"/>
    <w:rsid w:val="008C2C74"/>
    <w:rsid w:val="008C4A9F"/>
    <w:rsid w:val="008C5BD2"/>
    <w:rsid w:val="008C60E4"/>
    <w:rsid w:val="008C630C"/>
    <w:rsid w:val="008E0932"/>
    <w:rsid w:val="008E6735"/>
    <w:rsid w:val="008E7C1F"/>
    <w:rsid w:val="008E7CA5"/>
    <w:rsid w:val="008F0A4E"/>
    <w:rsid w:val="008F1476"/>
    <w:rsid w:val="008F15FF"/>
    <w:rsid w:val="008F5E24"/>
    <w:rsid w:val="009043FD"/>
    <w:rsid w:val="009069B8"/>
    <w:rsid w:val="00914B39"/>
    <w:rsid w:val="009265F6"/>
    <w:rsid w:val="00930A49"/>
    <w:rsid w:val="00936FC4"/>
    <w:rsid w:val="00937A8A"/>
    <w:rsid w:val="00946715"/>
    <w:rsid w:val="00954080"/>
    <w:rsid w:val="009560FA"/>
    <w:rsid w:val="00961486"/>
    <w:rsid w:val="00961FF9"/>
    <w:rsid w:val="009669CB"/>
    <w:rsid w:val="00975458"/>
    <w:rsid w:val="00975DC8"/>
    <w:rsid w:val="00981DCB"/>
    <w:rsid w:val="009921BD"/>
    <w:rsid w:val="00994BB6"/>
    <w:rsid w:val="00995C8F"/>
    <w:rsid w:val="009A1799"/>
    <w:rsid w:val="009A788B"/>
    <w:rsid w:val="009B19D6"/>
    <w:rsid w:val="009B7EBC"/>
    <w:rsid w:val="009C2E6F"/>
    <w:rsid w:val="009C628B"/>
    <w:rsid w:val="009D54F6"/>
    <w:rsid w:val="009D578B"/>
    <w:rsid w:val="009E051E"/>
    <w:rsid w:val="009E15F8"/>
    <w:rsid w:val="009E37EA"/>
    <w:rsid w:val="009E667C"/>
    <w:rsid w:val="009E704C"/>
    <w:rsid w:val="009F0EE8"/>
    <w:rsid w:val="00A02742"/>
    <w:rsid w:val="00A04ED6"/>
    <w:rsid w:val="00A063BF"/>
    <w:rsid w:val="00A065A7"/>
    <w:rsid w:val="00A11D9B"/>
    <w:rsid w:val="00A123DF"/>
    <w:rsid w:val="00A13506"/>
    <w:rsid w:val="00A14D40"/>
    <w:rsid w:val="00A16B22"/>
    <w:rsid w:val="00A17E0E"/>
    <w:rsid w:val="00A23ADF"/>
    <w:rsid w:val="00A252AF"/>
    <w:rsid w:val="00A26C6B"/>
    <w:rsid w:val="00A32DD8"/>
    <w:rsid w:val="00A36DC4"/>
    <w:rsid w:val="00A375FC"/>
    <w:rsid w:val="00A43AF8"/>
    <w:rsid w:val="00A44FF0"/>
    <w:rsid w:val="00A527C0"/>
    <w:rsid w:val="00A54C6B"/>
    <w:rsid w:val="00A561D9"/>
    <w:rsid w:val="00A56920"/>
    <w:rsid w:val="00A57C6B"/>
    <w:rsid w:val="00A61566"/>
    <w:rsid w:val="00A636AA"/>
    <w:rsid w:val="00A6527D"/>
    <w:rsid w:val="00A65D03"/>
    <w:rsid w:val="00A7133D"/>
    <w:rsid w:val="00A71CCC"/>
    <w:rsid w:val="00A77AED"/>
    <w:rsid w:val="00A8736F"/>
    <w:rsid w:val="00A90370"/>
    <w:rsid w:val="00A93C39"/>
    <w:rsid w:val="00A942A4"/>
    <w:rsid w:val="00A961B7"/>
    <w:rsid w:val="00A97CBF"/>
    <w:rsid w:val="00AA0B52"/>
    <w:rsid w:val="00AA191A"/>
    <w:rsid w:val="00AA61EE"/>
    <w:rsid w:val="00AB0C02"/>
    <w:rsid w:val="00AB0C31"/>
    <w:rsid w:val="00AB4C33"/>
    <w:rsid w:val="00AB4D52"/>
    <w:rsid w:val="00AB7BC0"/>
    <w:rsid w:val="00AC246C"/>
    <w:rsid w:val="00AC2BFA"/>
    <w:rsid w:val="00AC3E6B"/>
    <w:rsid w:val="00AD0F7A"/>
    <w:rsid w:val="00AD3C23"/>
    <w:rsid w:val="00AD6D9C"/>
    <w:rsid w:val="00AD7AC9"/>
    <w:rsid w:val="00AE0C9E"/>
    <w:rsid w:val="00AE2A42"/>
    <w:rsid w:val="00AE2E72"/>
    <w:rsid w:val="00AE69B3"/>
    <w:rsid w:val="00AF4C99"/>
    <w:rsid w:val="00AF5026"/>
    <w:rsid w:val="00B006CA"/>
    <w:rsid w:val="00B01817"/>
    <w:rsid w:val="00B01E36"/>
    <w:rsid w:val="00B1138F"/>
    <w:rsid w:val="00B226AC"/>
    <w:rsid w:val="00B22738"/>
    <w:rsid w:val="00B23D7D"/>
    <w:rsid w:val="00B23F40"/>
    <w:rsid w:val="00B2629C"/>
    <w:rsid w:val="00B33B40"/>
    <w:rsid w:val="00B36A60"/>
    <w:rsid w:val="00B37D30"/>
    <w:rsid w:val="00B37ED6"/>
    <w:rsid w:val="00B41E4E"/>
    <w:rsid w:val="00B4207E"/>
    <w:rsid w:val="00B44A52"/>
    <w:rsid w:val="00B4590C"/>
    <w:rsid w:val="00B4646E"/>
    <w:rsid w:val="00B47D4F"/>
    <w:rsid w:val="00B50D71"/>
    <w:rsid w:val="00B50F48"/>
    <w:rsid w:val="00B52834"/>
    <w:rsid w:val="00B5522D"/>
    <w:rsid w:val="00B558ED"/>
    <w:rsid w:val="00B56208"/>
    <w:rsid w:val="00B60963"/>
    <w:rsid w:val="00B649FD"/>
    <w:rsid w:val="00B65E12"/>
    <w:rsid w:val="00B67D18"/>
    <w:rsid w:val="00B7117F"/>
    <w:rsid w:val="00B7402C"/>
    <w:rsid w:val="00B74714"/>
    <w:rsid w:val="00B776AC"/>
    <w:rsid w:val="00B801C0"/>
    <w:rsid w:val="00B80AEC"/>
    <w:rsid w:val="00B83199"/>
    <w:rsid w:val="00B873CF"/>
    <w:rsid w:val="00B929B5"/>
    <w:rsid w:val="00B948E6"/>
    <w:rsid w:val="00B966C1"/>
    <w:rsid w:val="00BA15F7"/>
    <w:rsid w:val="00BA66C6"/>
    <w:rsid w:val="00BA7BAE"/>
    <w:rsid w:val="00BB5D52"/>
    <w:rsid w:val="00BC41B9"/>
    <w:rsid w:val="00BC5EEA"/>
    <w:rsid w:val="00BD2B16"/>
    <w:rsid w:val="00BD360A"/>
    <w:rsid w:val="00BD7861"/>
    <w:rsid w:val="00BD7F2B"/>
    <w:rsid w:val="00BE43D2"/>
    <w:rsid w:val="00BE5C73"/>
    <w:rsid w:val="00BE6F7C"/>
    <w:rsid w:val="00BF0CCE"/>
    <w:rsid w:val="00BF48F0"/>
    <w:rsid w:val="00BF6EF9"/>
    <w:rsid w:val="00C02E3C"/>
    <w:rsid w:val="00C02EC7"/>
    <w:rsid w:val="00C07637"/>
    <w:rsid w:val="00C07FE1"/>
    <w:rsid w:val="00C11167"/>
    <w:rsid w:val="00C12AA7"/>
    <w:rsid w:val="00C1473E"/>
    <w:rsid w:val="00C23C23"/>
    <w:rsid w:val="00C269EC"/>
    <w:rsid w:val="00C312C1"/>
    <w:rsid w:val="00C320BD"/>
    <w:rsid w:val="00C32815"/>
    <w:rsid w:val="00C35434"/>
    <w:rsid w:val="00C37E08"/>
    <w:rsid w:val="00C40B39"/>
    <w:rsid w:val="00C43F4B"/>
    <w:rsid w:val="00C46CEA"/>
    <w:rsid w:val="00C470EB"/>
    <w:rsid w:val="00C5354A"/>
    <w:rsid w:val="00C55835"/>
    <w:rsid w:val="00C55D1E"/>
    <w:rsid w:val="00C62BDA"/>
    <w:rsid w:val="00C6309B"/>
    <w:rsid w:val="00C653D6"/>
    <w:rsid w:val="00C65720"/>
    <w:rsid w:val="00C65DD6"/>
    <w:rsid w:val="00C6680B"/>
    <w:rsid w:val="00C7089B"/>
    <w:rsid w:val="00C71167"/>
    <w:rsid w:val="00C71A12"/>
    <w:rsid w:val="00C724A8"/>
    <w:rsid w:val="00C74F22"/>
    <w:rsid w:val="00C76F88"/>
    <w:rsid w:val="00C77E86"/>
    <w:rsid w:val="00C81004"/>
    <w:rsid w:val="00C85978"/>
    <w:rsid w:val="00C85D96"/>
    <w:rsid w:val="00C879FC"/>
    <w:rsid w:val="00C937FE"/>
    <w:rsid w:val="00CA04ED"/>
    <w:rsid w:val="00CA28FD"/>
    <w:rsid w:val="00CA5057"/>
    <w:rsid w:val="00CB18B8"/>
    <w:rsid w:val="00CB26D7"/>
    <w:rsid w:val="00CB4DEF"/>
    <w:rsid w:val="00CC1384"/>
    <w:rsid w:val="00CD46A6"/>
    <w:rsid w:val="00CE0EB2"/>
    <w:rsid w:val="00CE6D6A"/>
    <w:rsid w:val="00CE7B55"/>
    <w:rsid w:val="00CF1737"/>
    <w:rsid w:val="00CF3A18"/>
    <w:rsid w:val="00CF7C09"/>
    <w:rsid w:val="00D03F01"/>
    <w:rsid w:val="00D04058"/>
    <w:rsid w:val="00D0435C"/>
    <w:rsid w:val="00D049D8"/>
    <w:rsid w:val="00D10885"/>
    <w:rsid w:val="00D1266F"/>
    <w:rsid w:val="00D2264B"/>
    <w:rsid w:val="00D233EE"/>
    <w:rsid w:val="00D2616E"/>
    <w:rsid w:val="00D3203F"/>
    <w:rsid w:val="00D32047"/>
    <w:rsid w:val="00D33052"/>
    <w:rsid w:val="00D337FB"/>
    <w:rsid w:val="00D414CC"/>
    <w:rsid w:val="00D4455E"/>
    <w:rsid w:val="00D46CDF"/>
    <w:rsid w:val="00D53DE6"/>
    <w:rsid w:val="00D55EF2"/>
    <w:rsid w:val="00D62D2C"/>
    <w:rsid w:val="00D64858"/>
    <w:rsid w:val="00D654C4"/>
    <w:rsid w:val="00D67B02"/>
    <w:rsid w:val="00D744A1"/>
    <w:rsid w:val="00D7773C"/>
    <w:rsid w:val="00D8238D"/>
    <w:rsid w:val="00D8637B"/>
    <w:rsid w:val="00D9363D"/>
    <w:rsid w:val="00D94564"/>
    <w:rsid w:val="00D95FFB"/>
    <w:rsid w:val="00D9723A"/>
    <w:rsid w:val="00DA36E7"/>
    <w:rsid w:val="00DA51EA"/>
    <w:rsid w:val="00DA52EE"/>
    <w:rsid w:val="00DB45D3"/>
    <w:rsid w:val="00DB670D"/>
    <w:rsid w:val="00DC2AB8"/>
    <w:rsid w:val="00DC314D"/>
    <w:rsid w:val="00DC649E"/>
    <w:rsid w:val="00DC6F91"/>
    <w:rsid w:val="00DC715C"/>
    <w:rsid w:val="00DD53E9"/>
    <w:rsid w:val="00DD7240"/>
    <w:rsid w:val="00DE0A7C"/>
    <w:rsid w:val="00DE298E"/>
    <w:rsid w:val="00DE2CFF"/>
    <w:rsid w:val="00DE3BB9"/>
    <w:rsid w:val="00DE44B2"/>
    <w:rsid w:val="00DE44DA"/>
    <w:rsid w:val="00DE64A4"/>
    <w:rsid w:val="00DE70DB"/>
    <w:rsid w:val="00DF0C30"/>
    <w:rsid w:val="00DF1AE9"/>
    <w:rsid w:val="00DF6401"/>
    <w:rsid w:val="00DF7D6D"/>
    <w:rsid w:val="00E0553C"/>
    <w:rsid w:val="00E10AAA"/>
    <w:rsid w:val="00E1466A"/>
    <w:rsid w:val="00E171D9"/>
    <w:rsid w:val="00E2472A"/>
    <w:rsid w:val="00E307BF"/>
    <w:rsid w:val="00E33F22"/>
    <w:rsid w:val="00E34ED5"/>
    <w:rsid w:val="00E405B4"/>
    <w:rsid w:val="00E4094D"/>
    <w:rsid w:val="00E42653"/>
    <w:rsid w:val="00E458CF"/>
    <w:rsid w:val="00E47C83"/>
    <w:rsid w:val="00E50C44"/>
    <w:rsid w:val="00E5320A"/>
    <w:rsid w:val="00E53662"/>
    <w:rsid w:val="00E54381"/>
    <w:rsid w:val="00E56AC1"/>
    <w:rsid w:val="00E570A1"/>
    <w:rsid w:val="00E62FAA"/>
    <w:rsid w:val="00E64A99"/>
    <w:rsid w:val="00E659A0"/>
    <w:rsid w:val="00E65AD3"/>
    <w:rsid w:val="00E7011E"/>
    <w:rsid w:val="00E73BED"/>
    <w:rsid w:val="00E80EED"/>
    <w:rsid w:val="00E82424"/>
    <w:rsid w:val="00E82793"/>
    <w:rsid w:val="00E84416"/>
    <w:rsid w:val="00E956BE"/>
    <w:rsid w:val="00E95D25"/>
    <w:rsid w:val="00E97271"/>
    <w:rsid w:val="00EA55DF"/>
    <w:rsid w:val="00EB644F"/>
    <w:rsid w:val="00EB64FF"/>
    <w:rsid w:val="00EB7256"/>
    <w:rsid w:val="00EC6EEC"/>
    <w:rsid w:val="00EC75A2"/>
    <w:rsid w:val="00ED2B75"/>
    <w:rsid w:val="00ED3759"/>
    <w:rsid w:val="00EE2A46"/>
    <w:rsid w:val="00EE4125"/>
    <w:rsid w:val="00EE4990"/>
    <w:rsid w:val="00EE4F88"/>
    <w:rsid w:val="00EE6FA8"/>
    <w:rsid w:val="00EF7C30"/>
    <w:rsid w:val="00F000B6"/>
    <w:rsid w:val="00F00787"/>
    <w:rsid w:val="00F0168D"/>
    <w:rsid w:val="00F04FC5"/>
    <w:rsid w:val="00F054FB"/>
    <w:rsid w:val="00F05800"/>
    <w:rsid w:val="00F0686D"/>
    <w:rsid w:val="00F10D7C"/>
    <w:rsid w:val="00F157B1"/>
    <w:rsid w:val="00F26CD1"/>
    <w:rsid w:val="00F27B79"/>
    <w:rsid w:val="00F335A3"/>
    <w:rsid w:val="00F4057F"/>
    <w:rsid w:val="00F422B4"/>
    <w:rsid w:val="00F42593"/>
    <w:rsid w:val="00F42D9D"/>
    <w:rsid w:val="00F43DC2"/>
    <w:rsid w:val="00F447C1"/>
    <w:rsid w:val="00F458D3"/>
    <w:rsid w:val="00F46BD1"/>
    <w:rsid w:val="00F50C3A"/>
    <w:rsid w:val="00F52375"/>
    <w:rsid w:val="00F53602"/>
    <w:rsid w:val="00F5488B"/>
    <w:rsid w:val="00F567F0"/>
    <w:rsid w:val="00F56A3C"/>
    <w:rsid w:val="00F65AF3"/>
    <w:rsid w:val="00F66FEB"/>
    <w:rsid w:val="00F700FE"/>
    <w:rsid w:val="00F70429"/>
    <w:rsid w:val="00F7122A"/>
    <w:rsid w:val="00F76762"/>
    <w:rsid w:val="00F805A8"/>
    <w:rsid w:val="00F84EAB"/>
    <w:rsid w:val="00F87985"/>
    <w:rsid w:val="00F91505"/>
    <w:rsid w:val="00F92F74"/>
    <w:rsid w:val="00F95E1A"/>
    <w:rsid w:val="00F96E9B"/>
    <w:rsid w:val="00FA098B"/>
    <w:rsid w:val="00FA1BF8"/>
    <w:rsid w:val="00FA48A2"/>
    <w:rsid w:val="00FA73F5"/>
    <w:rsid w:val="00FB03B9"/>
    <w:rsid w:val="00FB37A2"/>
    <w:rsid w:val="00FB411F"/>
    <w:rsid w:val="00FB52DF"/>
    <w:rsid w:val="00FB5C7F"/>
    <w:rsid w:val="00FC431A"/>
    <w:rsid w:val="00FC77ED"/>
    <w:rsid w:val="00FD0101"/>
    <w:rsid w:val="00FD1DDE"/>
    <w:rsid w:val="00FE25C6"/>
    <w:rsid w:val="00FE5C7F"/>
    <w:rsid w:val="00FF0199"/>
    <w:rsid w:val="00FF613C"/>
  </w:rsids>
  <m:mathPr>
    <m:mathFont m:val="Cambria Math"/>
    <m:brkBin m:val="before"/>
    <m:brkBinSub m:val="--"/>
    <m:smallFrac m:val="0"/>
    <m:dispDef/>
    <m:lMargin m:val="0"/>
    <m:rMargin m:val="0"/>
    <m:defJc m:val="centerGroup"/>
    <m:wrapIndent m:val="1440"/>
    <m:intLim m:val="subSup"/>
    <m:naryLim m:val="undOvr"/>
  </m:mathPr>
  <w:themeFontLang w:val="fr-B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98F641"/>
  <w15:docId w15:val="{75576D25-E857-4DB6-8EA2-15C281E0A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fr-BE" w:eastAsia="fr-BE" w:bidi="ar-SA"/>
      </w:rPr>
    </w:rPrDefault>
    <w:pPrDefault>
      <w:pPr>
        <w:spacing w:before="280" w:after="280" w:line="269" w:lineRule="auto"/>
        <w:jc w:val="both"/>
      </w:pPr>
    </w:pPrDefault>
  </w:docDefaults>
  <w:latentStyles w:defLockedState="0" w:defUIPriority="0" w:defSemiHidden="0" w:defUnhideWhenUsed="0" w:defQFormat="0" w:count="376">
    <w:lsdException w:name="heading 1" w:qFormat="1"/>
    <w:lsdException w:name="heading 2" w:unhideWhenUsed="1"/>
    <w:lsdException w:name="heading 3" w:unhideWhenUsed="1" w:qFormat="1"/>
    <w:lsdException w:name="heading 4" w:unhideWhenUsed="1" w:qFormat="1"/>
    <w:lsdException w:name="heading 5"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lsdException w:name="table of authorities" w:semiHidden="1" w:uiPriority="99" w:unhideWhenUsed="1"/>
    <w:lsdException w:name="macro" w:semiHidden="1" w:uiPriority="99" w:unhideWhenUsed="1"/>
    <w:lsdException w:name="toa heading" w:semiHidden="1" w:uiPriority="99"/>
    <w:lsdException w:name="List" w:semiHidden="1" w:unhideWhenUsed="1"/>
    <w:lsdException w:name="List Bullet" w:semiHidden="1" w:uiPriority="99" w:unhideWhenUsed="1"/>
    <w:lsdException w:name="List Number" w:semiHidden="1" w:uiPriority="99" w:unhideWhenUsed="1"/>
    <w:lsdException w:name="List 2" w:semiHidden="1" w:unhideWhenUsed="1"/>
    <w:lsdException w:name="List 3" w:semiHidden="1" w:unhideWhenUsed="1"/>
    <w:lsdException w:name="List 4" w:unhideWhenUsed="1"/>
    <w:lsdException w:name="List 5"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unhideWhenUsed="1"/>
    <w:lsdException w:name="Date" w:unhideWhenUsed="1"/>
    <w:lsdException w:name="Body Text First Indent"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99" w:qFormat="1"/>
    <w:lsdException w:name="Intense Quote" w:semiHidden="1"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qFormat="1"/>
    <w:lsdException w:name="Intense Emphasis" w:semiHidden="1" w:uiPriority="99" w:qFormat="1"/>
    <w:lsdException w:name="Subtle Reference" w:semiHidden="1" w:uiPriority="99" w:qFormat="1"/>
    <w:lsdException w:name="Intense Reference" w:semiHidden="1" w:uiPriority="99" w:qFormat="1"/>
    <w:lsdException w:name="Book Title" w:semiHidden="1" w:uiPriority="99" w:qFormat="1"/>
    <w:lsdException w:name="Bibliography" w:semiHidden="1" w:uiPriority="99" w:unhideWhenUsed="1"/>
    <w:lsdException w:name="TOC Heading" w:semiHidden="1" w:uiPriority="9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9"/>
    <w:semiHidden/>
    <w:rsid w:val="0079503A"/>
  </w:style>
  <w:style w:type="paragraph" w:styleId="Heading1">
    <w:name w:val="heading 1"/>
    <w:basedOn w:val="Normal"/>
    <w:next w:val="Normal"/>
    <w:uiPriority w:val="99"/>
    <w:semiHidden/>
    <w:qFormat/>
    <w:rsid w:val="005C01CF"/>
    <w:pPr>
      <w:keepNext/>
      <w:spacing w:after="240"/>
      <w:outlineLvl w:val="0"/>
    </w:pPr>
    <w:rPr>
      <w:rFonts w:cs="Arial"/>
      <w:b/>
      <w:kern w:val="32"/>
      <w:szCs w:val="32"/>
    </w:rPr>
  </w:style>
  <w:style w:type="paragraph" w:styleId="Heading2">
    <w:name w:val="heading 2"/>
    <w:basedOn w:val="Normal"/>
    <w:next w:val="Normal"/>
    <w:link w:val="Heading2Char"/>
    <w:uiPriority w:val="99"/>
    <w:semiHidden/>
    <w:rsid w:val="007217EA"/>
    <w:pPr>
      <w:keepNext/>
      <w:spacing w:before="240" w:after="60"/>
      <w:outlineLvl w:val="1"/>
    </w:pPr>
    <w:rPr>
      <w:rFonts w:cs="Arial"/>
      <w:b/>
      <w:i/>
      <w:iCs/>
      <w:szCs w:val="28"/>
    </w:rPr>
  </w:style>
  <w:style w:type="paragraph" w:styleId="Heading3">
    <w:name w:val="heading 3"/>
    <w:basedOn w:val="Normal"/>
    <w:next w:val="Normal"/>
    <w:link w:val="Heading3Char"/>
    <w:uiPriority w:val="99"/>
    <w:semiHidden/>
    <w:qFormat/>
    <w:rsid w:val="00D2264B"/>
    <w:pPr>
      <w:keepNext/>
      <w:spacing w:after="240"/>
      <w:outlineLvl w:val="2"/>
    </w:pPr>
    <w:rPr>
      <w:rFonts w:cs="Arial"/>
      <w:szCs w:val="26"/>
    </w:rPr>
  </w:style>
  <w:style w:type="paragraph" w:styleId="Heading4">
    <w:name w:val="heading 4"/>
    <w:basedOn w:val="Normal"/>
    <w:next w:val="Normal"/>
    <w:link w:val="Heading4Char"/>
    <w:uiPriority w:val="99"/>
    <w:semiHidden/>
    <w:qFormat/>
    <w:rsid w:val="000713E7"/>
    <w:pPr>
      <w:keepNext/>
      <w:outlineLvl w:val="3"/>
    </w:pPr>
    <w:rPr>
      <w:rFonts w:cs="Arial"/>
      <w:lang w:val="fr-LU"/>
    </w:rPr>
  </w:style>
  <w:style w:type="paragraph" w:styleId="Heading5">
    <w:name w:val="heading 5"/>
    <w:basedOn w:val="Normal"/>
    <w:next w:val="Normal"/>
    <w:link w:val="Heading5Char"/>
    <w:uiPriority w:val="99"/>
    <w:semiHidden/>
    <w:qFormat/>
    <w:rsid w:val="000713E7"/>
    <w:pPr>
      <w:outlineLvl w:val="4"/>
    </w:pPr>
    <w:rPr>
      <w:iCs/>
      <w:szCs w:val="26"/>
      <w:lang w:val="fr-LU"/>
    </w:rPr>
  </w:style>
  <w:style w:type="paragraph" w:styleId="Heading6">
    <w:name w:val="heading 6"/>
    <w:basedOn w:val="Normal"/>
    <w:next w:val="Normal"/>
    <w:uiPriority w:val="99"/>
    <w:semiHidden/>
    <w:qFormat/>
    <w:rsid w:val="00753BA4"/>
    <w:pPr>
      <w:spacing w:before="240" w:after="60"/>
      <w:outlineLvl w:val="5"/>
    </w:pPr>
    <w:rPr>
      <w:rFonts w:ascii="Times New Roman" w:hAnsi="Times New Roman"/>
      <w:b/>
      <w:bCs/>
      <w:szCs w:val="22"/>
    </w:rPr>
  </w:style>
  <w:style w:type="paragraph" w:styleId="Heading7">
    <w:name w:val="heading 7"/>
    <w:basedOn w:val="Normal"/>
    <w:next w:val="Normal"/>
    <w:uiPriority w:val="99"/>
    <w:semiHidden/>
    <w:qFormat/>
    <w:rsid w:val="00753BA4"/>
    <w:pPr>
      <w:spacing w:before="240" w:after="60"/>
      <w:outlineLvl w:val="6"/>
    </w:pPr>
    <w:rPr>
      <w:rFonts w:cs="Arial"/>
    </w:rPr>
  </w:style>
  <w:style w:type="paragraph" w:styleId="Heading8">
    <w:name w:val="heading 8"/>
    <w:basedOn w:val="Normal"/>
    <w:next w:val="Normal"/>
    <w:uiPriority w:val="99"/>
    <w:semiHidden/>
    <w:qFormat/>
    <w:rsid w:val="00753BA4"/>
    <w:pPr>
      <w:spacing w:before="240" w:after="60"/>
      <w:outlineLvl w:val="7"/>
    </w:pPr>
    <w:rPr>
      <w:rFonts w:cs="Arial"/>
      <w:iCs/>
    </w:rPr>
  </w:style>
  <w:style w:type="paragraph" w:styleId="Heading9">
    <w:name w:val="heading 9"/>
    <w:basedOn w:val="Normal"/>
    <w:next w:val="Normal"/>
    <w:uiPriority w:val="99"/>
    <w:semiHidden/>
    <w:qFormat/>
    <w:rsid w:val="00753BA4"/>
    <w:pPr>
      <w:spacing w:before="240" w:after="60"/>
      <w:outlineLvl w:val="8"/>
    </w:pPr>
    <w:rPr>
      <w:rFonts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AnnexLevel4">
    <w:name w:val="A&amp;M Annex Level 4"/>
    <w:uiPriority w:val="49"/>
    <w:qFormat/>
    <w:rsid w:val="00877BD2"/>
    <w:pPr>
      <w:numPr>
        <w:ilvl w:val="4"/>
        <w:numId w:val="5"/>
      </w:numPr>
      <w:ind w:left="1730" w:hanging="879"/>
    </w:pPr>
    <w:rPr>
      <w:rFonts w:cs="Arial"/>
      <w:lang w:val="en-GB"/>
    </w:rPr>
  </w:style>
  <w:style w:type="paragraph" w:styleId="Header">
    <w:name w:val="header"/>
    <w:link w:val="HeaderChar"/>
    <w:uiPriority w:val="99"/>
    <w:rsid w:val="005A0580"/>
    <w:pPr>
      <w:tabs>
        <w:tab w:val="center" w:pos="4320"/>
        <w:tab w:val="right" w:pos="8640"/>
      </w:tabs>
    </w:pPr>
    <w:rPr>
      <w:lang w:val="en-GB"/>
    </w:rPr>
  </w:style>
  <w:style w:type="paragraph" w:styleId="Footer">
    <w:name w:val="footer"/>
    <w:link w:val="FooterChar"/>
    <w:uiPriority w:val="99"/>
    <w:rsid w:val="005A0580"/>
    <w:pPr>
      <w:tabs>
        <w:tab w:val="center" w:pos="4320"/>
        <w:tab w:val="right" w:pos="8640"/>
      </w:tabs>
    </w:pPr>
    <w:rPr>
      <w:lang w:val="en-GB"/>
    </w:rPr>
  </w:style>
  <w:style w:type="character" w:styleId="PageNumber">
    <w:name w:val="page number"/>
    <w:basedOn w:val="DefaultParagraphFont"/>
    <w:uiPriority w:val="99"/>
    <w:rsid w:val="008C60E4"/>
  </w:style>
  <w:style w:type="paragraph" w:styleId="BalloonText">
    <w:name w:val="Balloon Text"/>
    <w:basedOn w:val="Normal"/>
    <w:uiPriority w:val="99"/>
    <w:semiHidden/>
    <w:rsid w:val="0079289D"/>
    <w:rPr>
      <w:rFonts w:ascii="Tahoma" w:hAnsi="Tahoma" w:cs="Tahoma"/>
      <w:sz w:val="16"/>
      <w:szCs w:val="16"/>
    </w:rPr>
  </w:style>
  <w:style w:type="numbering" w:styleId="111111">
    <w:name w:val="Outline List 2"/>
    <w:semiHidden/>
    <w:rsid w:val="00D4455E"/>
  </w:style>
  <w:style w:type="paragraph" w:customStyle="1" w:styleId="AMAnnexLevel5">
    <w:name w:val="A&amp;M Annex Level 5"/>
    <w:uiPriority w:val="49"/>
    <w:qFormat/>
    <w:rsid w:val="00877BD2"/>
    <w:pPr>
      <w:numPr>
        <w:ilvl w:val="5"/>
        <w:numId w:val="5"/>
      </w:numPr>
      <w:ind w:left="2494" w:hanging="765"/>
    </w:pPr>
    <w:rPr>
      <w:rFonts w:cs="Arial"/>
      <w:lang w:val="en-GB"/>
    </w:rPr>
  </w:style>
  <w:style w:type="numbering" w:styleId="1ai">
    <w:name w:val="Outline List 1"/>
    <w:basedOn w:val="NoList"/>
    <w:semiHidden/>
    <w:rsid w:val="00753BA4"/>
  </w:style>
  <w:style w:type="numbering" w:styleId="ArticleSection">
    <w:name w:val="Outline List 3"/>
    <w:basedOn w:val="NoList"/>
    <w:semiHidden/>
    <w:rsid w:val="00753BA4"/>
  </w:style>
  <w:style w:type="paragraph" w:styleId="BlockText">
    <w:name w:val="Block Text"/>
    <w:basedOn w:val="Normal"/>
    <w:uiPriority w:val="99"/>
    <w:semiHidden/>
    <w:rsid w:val="00753BA4"/>
    <w:pPr>
      <w:spacing w:after="120"/>
      <w:ind w:left="1440" w:right="1440"/>
    </w:pPr>
  </w:style>
  <w:style w:type="paragraph" w:styleId="BodyText">
    <w:name w:val="Body Text"/>
    <w:basedOn w:val="Normal"/>
    <w:uiPriority w:val="99"/>
    <w:semiHidden/>
    <w:rsid w:val="00753BA4"/>
    <w:pPr>
      <w:spacing w:after="120"/>
    </w:pPr>
  </w:style>
  <w:style w:type="paragraph" w:styleId="BodyText2">
    <w:name w:val="Body Text 2"/>
    <w:basedOn w:val="Normal"/>
    <w:uiPriority w:val="99"/>
    <w:semiHidden/>
    <w:rsid w:val="00753BA4"/>
    <w:pPr>
      <w:spacing w:after="120" w:line="480" w:lineRule="auto"/>
    </w:pPr>
  </w:style>
  <w:style w:type="paragraph" w:styleId="BodyText3">
    <w:name w:val="Body Text 3"/>
    <w:basedOn w:val="Normal"/>
    <w:uiPriority w:val="99"/>
    <w:semiHidden/>
    <w:rsid w:val="00753BA4"/>
    <w:pPr>
      <w:spacing w:after="120"/>
    </w:pPr>
    <w:rPr>
      <w:sz w:val="16"/>
      <w:szCs w:val="16"/>
    </w:rPr>
  </w:style>
  <w:style w:type="paragraph" w:styleId="BodyTextFirstIndent">
    <w:name w:val="Body Text First Indent"/>
    <w:basedOn w:val="BodyText"/>
    <w:uiPriority w:val="99"/>
    <w:semiHidden/>
    <w:rsid w:val="00753BA4"/>
    <w:pPr>
      <w:ind w:firstLine="210"/>
    </w:pPr>
  </w:style>
  <w:style w:type="paragraph" w:styleId="BodyTextIndent">
    <w:name w:val="Body Text Indent"/>
    <w:basedOn w:val="Normal"/>
    <w:uiPriority w:val="99"/>
    <w:semiHidden/>
    <w:rsid w:val="00753BA4"/>
    <w:pPr>
      <w:spacing w:after="120"/>
      <w:ind w:left="283"/>
    </w:pPr>
  </w:style>
  <w:style w:type="paragraph" w:styleId="BodyTextFirstIndent2">
    <w:name w:val="Body Text First Indent 2"/>
    <w:basedOn w:val="BodyTextIndent"/>
    <w:uiPriority w:val="99"/>
    <w:semiHidden/>
    <w:rsid w:val="00753BA4"/>
    <w:pPr>
      <w:ind w:firstLine="210"/>
    </w:pPr>
  </w:style>
  <w:style w:type="paragraph" w:styleId="BodyTextIndent2">
    <w:name w:val="Body Text Indent 2"/>
    <w:basedOn w:val="Normal"/>
    <w:uiPriority w:val="99"/>
    <w:semiHidden/>
    <w:rsid w:val="00753BA4"/>
    <w:pPr>
      <w:spacing w:after="120" w:line="480" w:lineRule="auto"/>
      <w:ind w:left="283"/>
    </w:pPr>
  </w:style>
  <w:style w:type="paragraph" w:styleId="BodyTextIndent3">
    <w:name w:val="Body Text Indent 3"/>
    <w:basedOn w:val="Normal"/>
    <w:uiPriority w:val="99"/>
    <w:semiHidden/>
    <w:rsid w:val="00753BA4"/>
    <w:pPr>
      <w:spacing w:after="120"/>
      <w:ind w:left="283"/>
    </w:pPr>
    <w:rPr>
      <w:sz w:val="16"/>
      <w:szCs w:val="16"/>
    </w:rPr>
  </w:style>
  <w:style w:type="paragraph" w:styleId="Closing">
    <w:name w:val="Closing"/>
    <w:basedOn w:val="Normal"/>
    <w:uiPriority w:val="99"/>
    <w:semiHidden/>
    <w:rsid w:val="00753BA4"/>
    <w:pPr>
      <w:ind w:left="4252"/>
    </w:pPr>
  </w:style>
  <w:style w:type="paragraph" w:styleId="Date">
    <w:name w:val="Date"/>
    <w:basedOn w:val="Normal"/>
    <w:next w:val="Normal"/>
    <w:uiPriority w:val="99"/>
    <w:semiHidden/>
    <w:rsid w:val="00753BA4"/>
  </w:style>
  <w:style w:type="paragraph" w:styleId="E-mailSignature">
    <w:name w:val="E-mail Signature"/>
    <w:basedOn w:val="Normal"/>
    <w:uiPriority w:val="99"/>
    <w:semiHidden/>
    <w:rsid w:val="00753BA4"/>
  </w:style>
  <w:style w:type="character" w:styleId="Emphasis">
    <w:name w:val="Emphasis"/>
    <w:basedOn w:val="DefaultParagraphFont"/>
    <w:uiPriority w:val="99"/>
    <w:semiHidden/>
    <w:rsid w:val="00753BA4"/>
    <w:rPr>
      <w:i/>
      <w:iCs/>
    </w:rPr>
  </w:style>
  <w:style w:type="paragraph" w:styleId="EnvelopeAddress">
    <w:name w:val="envelope address"/>
    <w:basedOn w:val="Normal"/>
    <w:uiPriority w:val="99"/>
    <w:semiHidden/>
    <w:rsid w:val="00753BA4"/>
    <w:pPr>
      <w:framePr w:w="7920" w:h="1980" w:hRule="exact" w:hSpace="180" w:wrap="auto" w:hAnchor="page" w:xAlign="center" w:yAlign="bottom"/>
      <w:ind w:left="2880"/>
    </w:pPr>
    <w:rPr>
      <w:rFonts w:cs="Arial"/>
    </w:rPr>
  </w:style>
  <w:style w:type="paragraph" w:styleId="EnvelopeReturn">
    <w:name w:val="envelope return"/>
    <w:basedOn w:val="Normal"/>
    <w:uiPriority w:val="99"/>
    <w:semiHidden/>
    <w:rsid w:val="00753BA4"/>
    <w:rPr>
      <w:rFonts w:cs="Arial"/>
    </w:rPr>
  </w:style>
  <w:style w:type="character" w:styleId="FollowedHyperlink">
    <w:name w:val="FollowedHyperlink"/>
    <w:basedOn w:val="DefaultParagraphFont"/>
    <w:uiPriority w:val="99"/>
    <w:semiHidden/>
    <w:rsid w:val="00753BA4"/>
    <w:rPr>
      <w:color w:val="800080"/>
      <w:u w:val="single"/>
    </w:rPr>
  </w:style>
  <w:style w:type="character" w:styleId="HTMLAcronym">
    <w:name w:val="HTML Acronym"/>
    <w:basedOn w:val="DefaultParagraphFont"/>
    <w:uiPriority w:val="99"/>
    <w:semiHidden/>
    <w:rsid w:val="00753BA4"/>
  </w:style>
  <w:style w:type="paragraph" w:styleId="HTMLAddress">
    <w:name w:val="HTML Address"/>
    <w:basedOn w:val="Normal"/>
    <w:uiPriority w:val="99"/>
    <w:semiHidden/>
    <w:rsid w:val="00753BA4"/>
    <w:rPr>
      <w:i/>
      <w:iCs/>
    </w:rPr>
  </w:style>
  <w:style w:type="character" w:styleId="HTMLCite">
    <w:name w:val="HTML Cite"/>
    <w:basedOn w:val="DefaultParagraphFont"/>
    <w:uiPriority w:val="99"/>
    <w:semiHidden/>
    <w:rsid w:val="00753BA4"/>
    <w:rPr>
      <w:i/>
      <w:iCs/>
    </w:rPr>
  </w:style>
  <w:style w:type="character" w:styleId="HTMLCode">
    <w:name w:val="HTML Code"/>
    <w:basedOn w:val="DefaultParagraphFont"/>
    <w:uiPriority w:val="99"/>
    <w:semiHidden/>
    <w:rsid w:val="00753BA4"/>
    <w:rPr>
      <w:rFonts w:ascii="Courier New" w:hAnsi="Courier New" w:cs="Courier New"/>
      <w:sz w:val="20"/>
      <w:szCs w:val="20"/>
    </w:rPr>
  </w:style>
  <w:style w:type="character" w:styleId="HTMLDefinition">
    <w:name w:val="HTML Definition"/>
    <w:basedOn w:val="DefaultParagraphFont"/>
    <w:uiPriority w:val="99"/>
    <w:semiHidden/>
    <w:rsid w:val="00753BA4"/>
    <w:rPr>
      <w:i/>
      <w:iCs/>
    </w:rPr>
  </w:style>
  <w:style w:type="character" w:styleId="HTMLKeyboard">
    <w:name w:val="HTML Keyboard"/>
    <w:basedOn w:val="DefaultParagraphFont"/>
    <w:uiPriority w:val="99"/>
    <w:semiHidden/>
    <w:rsid w:val="00753BA4"/>
    <w:rPr>
      <w:rFonts w:ascii="Courier New" w:hAnsi="Courier New" w:cs="Courier New"/>
      <w:sz w:val="20"/>
      <w:szCs w:val="20"/>
    </w:rPr>
  </w:style>
  <w:style w:type="paragraph" w:styleId="HTMLPreformatted">
    <w:name w:val="HTML Preformatted"/>
    <w:basedOn w:val="Normal"/>
    <w:uiPriority w:val="99"/>
    <w:semiHidden/>
    <w:rsid w:val="00753BA4"/>
    <w:rPr>
      <w:rFonts w:ascii="Courier New" w:hAnsi="Courier New" w:cs="Courier New"/>
    </w:rPr>
  </w:style>
  <w:style w:type="character" w:styleId="HTMLSample">
    <w:name w:val="HTML Sample"/>
    <w:basedOn w:val="DefaultParagraphFont"/>
    <w:uiPriority w:val="99"/>
    <w:semiHidden/>
    <w:rsid w:val="00753BA4"/>
    <w:rPr>
      <w:rFonts w:ascii="Courier New" w:hAnsi="Courier New" w:cs="Courier New"/>
    </w:rPr>
  </w:style>
  <w:style w:type="character" w:styleId="HTMLTypewriter">
    <w:name w:val="HTML Typewriter"/>
    <w:basedOn w:val="DefaultParagraphFont"/>
    <w:uiPriority w:val="99"/>
    <w:semiHidden/>
    <w:rsid w:val="00753BA4"/>
    <w:rPr>
      <w:rFonts w:ascii="Courier New" w:hAnsi="Courier New" w:cs="Courier New"/>
      <w:sz w:val="20"/>
      <w:szCs w:val="20"/>
    </w:rPr>
  </w:style>
  <w:style w:type="character" w:styleId="HTMLVariable">
    <w:name w:val="HTML Variable"/>
    <w:basedOn w:val="DefaultParagraphFont"/>
    <w:uiPriority w:val="99"/>
    <w:semiHidden/>
    <w:rsid w:val="00753BA4"/>
    <w:rPr>
      <w:i/>
      <w:iCs/>
    </w:rPr>
  </w:style>
  <w:style w:type="character" w:styleId="Hyperlink">
    <w:name w:val="Hyperlink"/>
    <w:basedOn w:val="DefaultParagraphFont"/>
    <w:uiPriority w:val="99"/>
    <w:semiHidden/>
    <w:rsid w:val="00753BA4"/>
    <w:rPr>
      <w:color w:val="0000FF"/>
      <w:u w:val="single"/>
    </w:rPr>
  </w:style>
  <w:style w:type="character" w:styleId="LineNumber">
    <w:name w:val="line number"/>
    <w:basedOn w:val="DefaultParagraphFont"/>
    <w:uiPriority w:val="99"/>
    <w:semiHidden/>
    <w:rsid w:val="00753BA4"/>
  </w:style>
  <w:style w:type="paragraph" w:styleId="List">
    <w:name w:val="List"/>
    <w:basedOn w:val="Normal"/>
    <w:uiPriority w:val="99"/>
    <w:semiHidden/>
    <w:rsid w:val="00753BA4"/>
    <w:pPr>
      <w:ind w:left="283" w:hanging="283"/>
    </w:pPr>
  </w:style>
  <w:style w:type="paragraph" w:styleId="List2">
    <w:name w:val="List 2"/>
    <w:basedOn w:val="Normal"/>
    <w:uiPriority w:val="99"/>
    <w:semiHidden/>
    <w:rsid w:val="00753BA4"/>
    <w:pPr>
      <w:ind w:left="566" w:hanging="283"/>
    </w:pPr>
  </w:style>
  <w:style w:type="paragraph" w:styleId="List3">
    <w:name w:val="List 3"/>
    <w:basedOn w:val="Normal"/>
    <w:uiPriority w:val="99"/>
    <w:semiHidden/>
    <w:rsid w:val="00753BA4"/>
    <w:pPr>
      <w:ind w:left="849" w:hanging="283"/>
    </w:pPr>
  </w:style>
  <w:style w:type="paragraph" w:styleId="List4">
    <w:name w:val="List 4"/>
    <w:basedOn w:val="Normal"/>
    <w:uiPriority w:val="99"/>
    <w:semiHidden/>
    <w:rsid w:val="00753BA4"/>
    <w:pPr>
      <w:ind w:left="1132" w:hanging="283"/>
    </w:pPr>
  </w:style>
  <w:style w:type="paragraph" w:styleId="List5">
    <w:name w:val="List 5"/>
    <w:basedOn w:val="Normal"/>
    <w:uiPriority w:val="99"/>
    <w:semiHidden/>
    <w:rsid w:val="00753BA4"/>
    <w:pPr>
      <w:ind w:left="1415" w:hanging="283"/>
    </w:pPr>
  </w:style>
  <w:style w:type="paragraph" w:customStyle="1" w:styleId="AMParties">
    <w:name w:val="A&amp;M Parties"/>
    <w:uiPriority w:val="4"/>
    <w:qFormat/>
    <w:rsid w:val="00E171D9"/>
    <w:pPr>
      <w:numPr>
        <w:numId w:val="2"/>
      </w:numPr>
    </w:pPr>
    <w:rPr>
      <w:lang w:val="en-GB"/>
    </w:rPr>
  </w:style>
  <w:style w:type="paragraph" w:customStyle="1" w:styleId="AMAppendixLevel2">
    <w:name w:val="A&amp;M Appendix Level 2"/>
    <w:uiPriority w:val="39"/>
    <w:qFormat/>
    <w:rsid w:val="00DF6401"/>
    <w:pPr>
      <w:numPr>
        <w:ilvl w:val="2"/>
        <w:numId w:val="4"/>
      </w:numPr>
    </w:pPr>
    <w:rPr>
      <w:rFonts w:cs="Arial"/>
      <w:lang w:val="en-GB"/>
    </w:rPr>
  </w:style>
  <w:style w:type="paragraph" w:customStyle="1" w:styleId="AMAnnexLevel2">
    <w:name w:val="A&amp;M Annex Level 2"/>
    <w:uiPriority w:val="49"/>
    <w:qFormat/>
    <w:rsid w:val="00E171D9"/>
    <w:pPr>
      <w:numPr>
        <w:ilvl w:val="2"/>
        <w:numId w:val="5"/>
      </w:numPr>
    </w:pPr>
    <w:rPr>
      <w:rFonts w:cs="Arial"/>
      <w:lang w:val="en-GB"/>
    </w:rPr>
  </w:style>
  <w:style w:type="paragraph" w:styleId="ListContinue">
    <w:name w:val="List Continue"/>
    <w:basedOn w:val="Normal"/>
    <w:uiPriority w:val="99"/>
    <w:semiHidden/>
    <w:rsid w:val="00753BA4"/>
    <w:pPr>
      <w:spacing w:after="120"/>
      <w:ind w:left="283"/>
    </w:pPr>
  </w:style>
  <w:style w:type="paragraph" w:styleId="ListContinue2">
    <w:name w:val="List Continue 2"/>
    <w:basedOn w:val="Normal"/>
    <w:uiPriority w:val="99"/>
    <w:semiHidden/>
    <w:rsid w:val="00753BA4"/>
    <w:pPr>
      <w:spacing w:after="120"/>
      <w:ind w:left="566"/>
    </w:pPr>
  </w:style>
  <w:style w:type="paragraph" w:styleId="ListContinue3">
    <w:name w:val="List Continue 3"/>
    <w:basedOn w:val="Normal"/>
    <w:uiPriority w:val="99"/>
    <w:semiHidden/>
    <w:rsid w:val="00753BA4"/>
    <w:pPr>
      <w:spacing w:after="120"/>
      <w:ind w:left="849"/>
    </w:pPr>
  </w:style>
  <w:style w:type="paragraph" w:styleId="ListContinue4">
    <w:name w:val="List Continue 4"/>
    <w:basedOn w:val="Normal"/>
    <w:uiPriority w:val="99"/>
    <w:semiHidden/>
    <w:rsid w:val="00753BA4"/>
    <w:pPr>
      <w:spacing w:after="120"/>
      <w:ind w:left="1132"/>
    </w:pPr>
  </w:style>
  <w:style w:type="paragraph" w:styleId="ListContinue5">
    <w:name w:val="List Continue 5"/>
    <w:basedOn w:val="Normal"/>
    <w:uiPriority w:val="99"/>
    <w:semiHidden/>
    <w:rsid w:val="00753BA4"/>
    <w:pPr>
      <w:spacing w:after="120"/>
      <w:ind w:left="1415"/>
    </w:pPr>
  </w:style>
  <w:style w:type="paragraph" w:customStyle="1" w:styleId="AMAnnexLevel1">
    <w:name w:val="A&amp;M Annex Level 1"/>
    <w:uiPriority w:val="49"/>
    <w:qFormat/>
    <w:rsid w:val="00E171D9"/>
    <w:pPr>
      <w:numPr>
        <w:ilvl w:val="1"/>
        <w:numId w:val="5"/>
      </w:numPr>
    </w:pPr>
    <w:rPr>
      <w:rFonts w:cs="Arial"/>
      <w:lang w:val="en-GB"/>
    </w:rPr>
  </w:style>
  <w:style w:type="paragraph" w:styleId="MessageHeader">
    <w:name w:val="Message Header"/>
    <w:basedOn w:val="Normal"/>
    <w:uiPriority w:val="99"/>
    <w:semiHidden/>
    <w:rsid w:val="00753BA4"/>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NormalWeb">
    <w:name w:val="Normal (Web)"/>
    <w:basedOn w:val="Normal"/>
    <w:uiPriority w:val="99"/>
    <w:semiHidden/>
    <w:rsid w:val="00753BA4"/>
    <w:rPr>
      <w:rFonts w:ascii="Times New Roman" w:hAnsi="Times New Roman"/>
    </w:rPr>
  </w:style>
  <w:style w:type="paragraph" w:styleId="NormalIndent">
    <w:name w:val="Normal Indent"/>
    <w:basedOn w:val="Normal"/>
    <w:uiPriority w:val="99"/>
    <w:semiHidden/>
    <w:rsid w:val="00753BA4"/>
    <w:pPr>
      <w:ind w:left="720"/>
    </w:pPr>
  </w:style>
  <w:style w:type="paragraph" w:styleId="NoteHeading">
    <w:name w:val="Note Heading"/>
    <w:basedOn w:val="Normal"/>
    <w:next w:val="Normal"/>
    <w:uiPriority w:val="99"/>
    <w:semiHidden/>
    <w:rsid w:val="00753BA4"/>
  </w:style>
  <w:style w:type="paragraph" w:styleId="PlainText">
    <w:name w:val="Plain Text"/>
    <w:basedOn w:val="Normal"/>
    <w:uiPriority w:val="99"/>
    <w:semiHidden/>
    <w:rsid w:val="00753BA4"/>
    <w:rPr>
      <w:rFonts w:ascii="Courier New" w:hAnsi="Courier New" w:cs="Courier New"/>
    </w:rPr>
  </w:style>
  <w:style w:type="paragraph" w:styleId="Salutation">
    <w:name w:val="Salutation"/>
    <w:basedOn w:val="Normal"/>
    <w:next w:val="Normal"/>
    <w:uiPriority w:val="99"/>
    <w:semiHidden/>
    <w:rsid w:val="00753BA4"/>
  </w:style>
  <w:style w:type="paragraph" w:styleId="Signature">
    <w:name w:val="Signature"/>
    <w:basedOn w:val="Normal"/>
    <w:uiPriority w:val="99"/>
    <w:semiHidden/>
    <w:rsid w:val="00753BA4"/>
    <w:pPr>
      <w:ind w:left="4252"/>
    </w:pPr>
  </w:style>
  <w:style w:type="character" w:styleId="Strong">
    <w:name w:val="Strong"/>
    <w:basedOn w:val="DefaultParagraphFont"/>
    <w:uiPriority w:val="22"/>
    <w:qFormat/>
    <w:rsid w:val="00753BA4"/>
    <w:rPr>
      <w:b/>
      <w:bCs/>
    </w:rPr>
  </w:style>
  <w:style w:type="paragraph" w:styleId="Subtitle">
    <w:name w:val="Subtitle"/>
    <w:basedOn w:val="Normal"/>
    <w:uiPriority w:val="99"/>
    <w:semiHidden/>
    <w:qFormat/>
    <w:rsid w:val="00753BA4"/>
    <w:pPr>
      <w:spacing w:after="60"/>
      <w:jc w:val="center"/>
      <w:outlineLvl w:val="1"/>
    </w:pPr>
    <w:rPr>
      <w:rFonts w:cs="Arial"/>
    </w:rPr>
  </w:style>
  <w:style w:type="table" w:styleId="Table3Deffects1">
    <w:name w:val="Table 3D effects 1"/>
    <w:basedOn w:val="TableNormal"/>
    <w:semiHidden/>
    <w:rsid w:val="00753BA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53BA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53BA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53BA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53BA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53BA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53BA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53BA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53BA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53BA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53BA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53BA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53BA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53BA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53BA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53BA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53BA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753B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753BA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53BA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53BA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53BA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53BA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53BA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53BA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53BA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53BA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53BA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53BA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53BA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53BA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53BA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53BA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Professional">
    <w:name w:val="Table Professional"/>
    <w:basedOn w:val="TableNormal"/>
    <w:semiHidden/>
    <w:rsid w:val="00753BA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53BA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53BA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53BA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53BA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53BA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53B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53BA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53BA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53BA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uiPriority w:val="99"/>
    <w:semiHidden/>
    <w:qFormat/>
    <w:rsid w:val="00753BA4"/>
    <w:pPr>
      <w:spacing w:before="240" w:after="60"/>
      <w:jc w:val="center"/>
      <w:outlineLvl w:val="0"/>
    </w:pPr>
    <w:rPr>
      <w:rFonts w:cs="Arial"/>
      <w:b/>
      <w:kern w:val="28"/>
      <w:sz w:val="32"/>
      <w:szCs w:val="32"/>
    </w:rPr>
  </w:style>
  <w:style w:type="paragraph" w:styleId="TOC1">
    <w:name w:val="toc 1"/>
    <w:basedOn w:val="AMNormal"/>
    <w:next w:val="AMNormal"/>
    <w:autoRedefine/>
    <w:uiPriority w:val="99"/>
    <w:semiHidden/>
    <w:rsid w:val="00E50C44"/>
    <w:pPr>
      <w:tabs>
        <w:tab w:val="left" w:pos="851"/>
        <w:tab w:val="right" w:leader="dot" w:pos="9072"/>
      </w:tabs>
      <w:spacing w:before="120" w:after="120"/>
      <w:ind w:left="851" w:hanging="851"/>
    </w:pPr>
    <w:rPr>
      <w:caps/>
    </w:rPr>
  </w:style>
  <w:style w:type="paragraph" w:styleId="TOC2">
    <w:name w:val="toc 2"/>
    <w:basedOn w:val="AMNormal"/>
    <w:next w:val="AMNormal"/>
    <w:autoRedefine/>
    <w:uiPriority w:val="99"/>
    <w:semiHidden/>
    <w:rsid w:val="003D3896"/>
    <w:pPr>
      <w:tabs>
        <w:tab w:val="left" w:pos="851"/>
        <w:tab w:val="right" w:leader="dot" w:pos="9072"/>
      </w:tabs>
      <w:spacing w:before="120" w:after="120"/>
      <w:ind w:left="851" w:hanging="851"/>
    </w:pPr>
    <w:rPr>
      <w:bCs w:val="0"/>
      <w:smallCaps/>
    </w:rPr>
  </w:style>
  <w:style w:type="paragraph" w:styleId="TOC3">
    <w:name w:val="toc 3"/>
    <w:basedOn w:val="Normal"/>
    <w:next w:val="Normal"/>
    <w:autoRedefine/>
    <w:uiPriority w:val="99"/>
    <w:semiHidden/>
    <w:rsid w:val="00ED3759"/>
    <w:pPr>
      <w:ind w:left="480"/>
      <w:jc w:val="left"/>
    </w:pPr>
    <w:rPr>
      <w:bCs/>
      <w:i/>
      <w:iCs/>
    </w:rPr>
  </w:style>
  <w:style w:type="paragraph" w:styleId="TOC4">
    <w:name w:val="toc 4"/>
    <w:basedOn w:val="Normal"/>
    <w:next w:val="Normal"/>
    <w:autoRedefine/>
    <w:uiPriority w:val="99"/>
    <w:semiHidden/>
    <w:rsid w:val="00ED3759"/>
    <w:pPr>
      <w:ind w:left="720"/>
      <w:jc w:val="left"/>
    </w:pPr>
    <w:rPr>
      <w:bCs/>
      <w:sz w:val="18"/>
      <w:szCs w:val="18"/>
    </w:rPr>
  </w:style>
  <w:style w:type="paragraph" w:styleId="TOC5">
    <w:name w:val="toc 5"/>
    <w:basedOn w:val="Normal"/>
    <w:next w:val="Normal"/>
    <w:autoRedefine/>
    <w:uiPriority w:val="99"/>
    <w:semiHidden/>
    <w:rsid w:val="00ED3759"/>
    <w:pPr>
      <w:ind w:left="960"/>
      <w:jc w:val="left"/>
    </w:pPr>
    <w:rPr>
      <w:bCs/>
      <w:sz w:val="18"/>
      <w:szCs w:val="18"/>
    </w:rPr>
  </w:style>
  <w:style w:type="paragraph" w:styleId="TOC6">
    <w:name w:val="toc 6"/>
    <w:basedOn w:val="Normal"/>
    <w:next w:val="Normal"/>
    <w:autoRedefine/>
    <w:uiPriority w:val="99"/>
    <w:semiHidden/>
    <w:rsid w:val="00ED3759"/>
    <w:pPr>
      <w:ind w:left="1200"/>
      <w:jc w:val="left"/>
    </w:pPr>
    <w:rPr>
      <w:bCs/>
      <w:sz w:val="18"/>
      <w:szCs w:val="18"/>
    </w:rPr>
  </w:style>
  <w:style w:type="paragraph" w:styleId="TOC7">
    <w:name w:val="toc 7"/>
    <w:basedOn w:val="Normal"/>
    <w:next w:val="Normal"/>
    <w:autoRedefine/>
    <w:uiPriority w:val="99"/>
    <w:semiHidden/>
    <w:rsid w:val="00ED3759"/>
    <w:pPr>
      <w:ind w:left="1440"/>
      <w:jc w:val="left"/>
    </w:pPr>
    <w:rPr>
      <w:bCs/>
      <w:sz w:val="18"/>
      <w:szCs w:val="18"/>
    </w:rPr>
  </w:style>
  <w:style w:type="paragraph" w:styleId="TOC8">
    <w:name w:val="toc 8"/>
    <w:basedOn w:val="Normal"/>
    <w:next w:val="Normal"/>
    <w:autoRedefine/>
    <w:uiPriority w:val="99"/>
    <w:semiHidden/>
    <w:rsid w:val="00ED3759"/>
    <w:pPr>
      <w:ind w:left="1680"/>
      <w:jc w:val="left"/>
    </w:pPr>
    <w:rPr>
      <w:bCs/>
      <w:sz w:val="18"/>
      <w:szCs w:val="18"/>
    </w:rPr>
  </w:style>
  <w:style w:type="paragraph" w:styleId="TOC9">
    <w:name w:val="toc 9"/>
    <w:basedOn w:val="Normal"/>
    <w:next w:val="Normal"/>
    <w:autoRedefine/>
    <w:uiPriority w:val="99"/>
    <w:semiHidden/>
    <w:rsid w:val="00ED3759"/>
    <w:pPr>
      <w:ind w:left="1920"/>
      <w:jc w:val="left"/>
    </w:pPr>
    <w:rPr>
      <w:bCs/>
      <w:sz w:val="18"/>
      <w:szCs w:val="18"/>
    </w:rPr>
  </w:style>
  <w:style w:type="paragraph" w:customStyle="1" w:styleId="AMLevel1">
    <w:name w:val="A&amp;M Level 1"/>
    <w:uiPriority w:val="9"/>
    <w:qFormat/>
    <w:rsid w:val="00E171D9"/>
    <w:pPr>
      <w:numPr>
        <w:numId w:val="1"/>
      </w:numPr>
    </w:pPr>
    <w:rPr>
      <w:lang w:val="en-GB"/>
    </w:rPr>
  </w:style>
  <w:style w:type="paragraph" w:customStyle="1" w:styleId="AMNormal">
    <w:name w:val="A&amp;M Normal"/>
    <w:qFormat/>
    <w:rsid w:val="00E171D9"/>
    <w:rPr>
      <w:bCs/>
      <w:lang w:val="en-GB"/>
    </w:rPr>
  </w:style>
  <w:style w:type="paragraph" w:customStyle="1" w:styleId="AMLevel2">
    <w:name w:val="A&amp;M Level 2"/>
    <w:uiPriority w:val="9"/>
    <w:qFormat/>
    <w:rsid w:val="00E171D9"/>
    <w:pPr>
      <w:numPr>
        <w:ilvl w:val="1"/>
        <w:numId w:val="1"/>
      </w:numPr>
    </w:pPr>
    <w:rPr>
      <w:lang w:val="en-GB"/>
    </w:rPr>
  </w:style>
  <w:style w:type="paragraph" w:customStyle="1" w:styleId="AMAnnexLevel6">
    <w:name w:val="A&amp;M Annex Level 6"/>
    <w:uiPriority w:val="49"/>
    <w:qFormat/>
    <w:rsid w:val="00877BD2"/>
    <w:pPr>
      <w:numPr>
        <w:ilvl w:val="6"/>
        <w:numId w:val="5"/>
      </w:numPr>
      <w:ind w:left="3346" w:hanging="851"/>
    </w:pPr>
    <w:rPr>
      <w:rFonts w:cs="Arial"/>
      <w:lang w:val="en-GB"/>
    </w:rPr>
  </w:style>
  <w:style w:type="paragraph" w:customStyle="1" w:styleId="AMAnnexLevel7">
    <w:name w:val="A&amp;M Annex Level 7"/>
    <w:uiPriority w:val="49"/>
    <w:qFormat/>
    <w:rsid w:val="00877BD2"/>
    <w:pPr>
      <w:numPr>
        <w:ilvl w:val="7"/>
        <w:numId w:val="5"/>
      </w:numPr>
    </w:pPr>
    <w:rPr>
      <w:rFonts w:cs="Arial"/>
      <w:lang w:val="en-GB"/>
    </w:rPr>
  </w:style>
  <w:style w:type="paragraph" w:customStyle="1" w:styleId="AMAppendixTitle">
    <w:name w:val="A&amp;M Appendix (Title)"/>
    <w:next w:val="AMNormal"/>
    <w:uiPriority w:val="39"/>
    <w:qFormat/>
    <w:rsid w:val="009E15F8"/>
    <w:pPr>
      <w:pageBreakBefore/>
      <w:numPr>
        <w:numId w:val="4"/>
      </w:numPr>
      <w:tabs>
        <w:tab w:val="left" w:pos="709"/>
      </w:tabs>
      <w:spacing w:after="480"/>
      <w:jc w:val="center"/>
      <w:outlineLvl w:val="0"/>
    </w:pPr>
    <w:rPr>
      <w:rFonts w:cs="Arial"/>
      <w:b/>
      <w:caps/>
      <w:u w:val="single"/>
      <w:lang w:val="en-GB"/>
    </w:rPr>
  </w:style>
  <w:style w:type="paragraph" w:styleId="DocumentMap">
    <w:name w:val="Document Map"/>
    <w:basedOn w:val="Normal"/>
    <w:uiPriority w:val="99"/>
    <w:semiHidden/>
    <w:rsid w:val="00605481"/>
    <w:pPr>
      <w:shd w:val="clear" w:color="auto" w:fill="000080"/>
    </w:pPr>
    <w:rPr>
      <w:rFonts w:ascii="Tahoma" w:hAnsi="Tahoma" w:cs="Tahoma"/>
    </w:rPr>
  </w:style>
  <w:style w:type="character" w:styleId="CommentReference">
    <w:name w:val="annotation reference"/>
    <w:basedOn w:val="DefaultParagraphFont"/>
    <w:uiPriority w:val="99"/>
    <w:semiHidden/>
    <w:rsid w:val="0007036E"/>
    <w:rPr>
      <w:sz w:val="16"/>
      <w:szCs w:val="16"/>
    </w:rPr>
  </w:style>
  <w:style w:type="paragraph" w:styleId="CommentText">
    <w:name w:val="annotation text"/>
    <w:basedOn w:val="Normal"/>
    <w:link w:val="CommentTextChar"/>
    <w:uiPriority w:val="99"/>
    <w:semiHidden/>
    <w:rsid w:val="0007036E"/>
  </w:style>
  <w:style w:type="character" w:customStyle="1" w:styleId="CommentTextChar">
    <w:name w:val="Comment Text Char"/>
    <w:basedOn w:val="DefaultParagraphFont"/>
    <w:link w:val="CommentText"/>
    <w:uiPriority w:val="99"/>
    <w:semiHidden/>
    <w:rsid w:val="002B554F"/>
    <w:rPr>
      <w:rFonts w:ascii="Arial" w:hAnsi="Arial"/>
      <w:bCs/>
      <w:lang w:val="en-GB" w:eastAsia="en-US"/>
    </w:rPr>
  </w:style>
  <w:style w:type="paragraph" w:styleId="CommentSubject">
    <w:name w:val="annotation subject"/>
    <w:basedOn w:val="CommentText"/>
    <w:next w:val="CommentText"/>
    <w:link w:val="CommentSubjectChar"/>
    <w:uiPriority w:val="99"/>
    <w:semiHidden/>
    <w:rsid w:val="0007036E"/>
    <w:rPr>
      <w:b/>
    </w:rPr>
  </w:style>
  <w:style w:type="character" w:customStyle="1" w:styleId="CommentSubjectChar">
    <w:name w:val="Comment Subject Char"/>
    <w:basedOn w:val="CommentTextChar"/>
    <w:link w:val="CommentSubject"/>
    <w:uiPriority w:val="99"/>
    <w:semiHidden/>
    <w:rsid w:val="002B554F"/>
    <w:rPr>
      <w:rFonts w:ascii="Arial" w:hAnsi="Arial"/>
      <w:b/>
      <w:bCs/>
      <w:lang w:val="en-GB" w:eastAsia="en-US"/>
    </w:rPr>
  </w:style>
  <w:style w:type="paragraph" w:customStyle="1" w:styleId="AMLevel3">
    <w:name w:val="A&amp;M Level 3"/>
    <w:uiPriority w:val="9"/>
    <w:qFormat/>
    <w:rsid w:val="00E171D9"/>
    <w:pPr>
      <w:numPr>
        <w:ilvl w:val="2"/>
        <w:numId w:val="1"/>
      </w:numPr>
    </w:pPr>
    <w:rPr>
      <w:lang w:val="en-GB"/>
    </w:rPr>
  </w:style>
  <w:style w:type="paragraph" w:customStyle="1" w:styleId="AMLevel4">
    <w:name w:val="A&amp;M Level 4"/>
    <w:uiPriority w:val="9"/>
    <w:qFormat/>
    <w:rsid w:val="00E171D9"/>
    <w:pPr>
      <w:numPr>
        <w:ilvl w:val="3"/>
        <w:numId w:val="1"/>
      </w:numPr>
    </w:pPr>
    <w:rPr>
      <w:lang w:val="en-GB"/>
    </w:rPr>
  </w:style>
  <w:style w:type="character" w:customStyle="1" w:styleId="Heading3Char">
    <w:name w:val="Heading 3 Char"/>
    <w:basedOn w:val="DefaultParagraphFont"/>
    <w:link w:val="Heading3"/>
    <w:uiPriority w:val="99"/>
    <w:semiHidden/>
    <w:rsid w:val="002B554F"/>
    <w:rPr>
      <w:rFonts w:ascii="Arial" w:hAnsi="Arial" w:cs="Arial"/>
      <w:bCs/>
      <w:szCs w:val="26"/>
      <w:lang w:val="en-GB" w:eastAsia="en-US"/>
    </w:rPr>
  </w:style>
  <w:style w:type="character" w:customStyle="1" w:styleId="Heading4Char">
    <w:name w:val="Heading 4 Char"/>
    <w:basedOn w:val="DefaultParagraphFont"/>
    <w:link w:val="Heading4"/>
    <w:uiPriority w:val="99"/>
    <w:semiHidden/>
    <w:rsid w:val="002B554F"/>
    <w:rPr>
      <w:rFonts w:ascii="Arial" w:hAnsi="Arial" w:cs="Arial"/>
      <w:bCs/>
      <w:lang w:val="fr-LU" w:eastAsia="en-US"/>
    </w:rPr>
  </w:style>
  <w:style w:type="numbering" w:customStyle="1" w:styleId="Recitals">
    <w:name w:val="Recitals"/>
    <w:uiPriority w:val="99"/>
    <w:rsid w:val="005C325E"/>
  </w:style>
  <w:style w:type="character" w:customStyle="1" w:styleId="FooterChar">
    <w:name w:val="Footer Char"/>
    <w:basedOn w:val="DefaultParagraphFont"/>
    <w:link w:val="Footer"/>
    <w:uiPriority w:val="99"/>
    <w:rsid w:val="005A0580"/>
    <w:rPr>
      <w:lang w:val="en-GB"/>
    </w:rPr>
  </w:style>
  <w:style w:type="paragraph" w:customStyle="1" w:styleId="AMLevel5">
    <w:name w:val="A&amp;M Level 5"/>
    <w:uiPriority w:val="9"/>
    <w:qFormat/>
    <w:rsid w:val="00E171D9"/>
    <w:pPr>
      <w:numPr>
        <w:ilvl w:val="4"/>
        <w:numId w:val="1"/>
      </w:numPr>
    </w:pPr>
    <w:rPr>
      <w:lang w:val="en-GB"/>
    </w:rPr>
  </w:style>
  <w:style w:type="paragraph" w:customStyle="1" w:styleId="AMRecital">
    <w:name w:val="A&amp;M Recital"/>
    <w:uiPriority w:val="4"/>
    <w:qFormat/>
    <w:rsid w:val="00E171D9"/>
    <w:pPr>
      <w:numPr>
        <w:numId w:val="3"/>
      </w:numPr>
    </w:pPr>
    <w:rPr>
      <w:rFonts w:cs="Arial"/>
      <w:lang w:val="en-GB"/>
    </w:rPr>
  </w:style>
  <w:style w:type="character" w:customStyle="1" w:styleId="Heading5Char">
    <w:name w:val="Heading 5 Char"/>
    <w:basedOn w:val="DefaultParagraphFont"/>
    <w:link w:val="Heading5"/>
    <w:uiPriority w:val="99"/>
    <w:semiHidden/>
    <w:rsid w:val="002B554F"/>
    <w:rPr>
      <w:rFonts w:ascii="Arial" w:hAnsi="Arial"/>
      <w:bCs/>
      <w:iCs/>
      <w:szCs w:val="26"/>
      <w:lang w:val="fr-LU" w:eastAsia="en-US"/>
    </w:rPr>
  </w:style>
  <w:style w:type="paragraph" w:customStyle="1" w:styleId="AMLevel6">
    <w:name w:val="A&amp;M Level 6"/>
    <w:uiPriority w:val="9"/>
    <w:qFormat/>
    <w:rsid w:val="00E171D9"/>
    <w:pPr>
      <w:numPr>
        <w:ilvl w:val="5"/>
        <w:numId w:val="1"/>
      </w:numPr>
    </w:pPr>
    <w:rPr>
      <w:rFonts w:cs="Arial"/>
      <w:lang w:val="en-GB"/>
    </w:rPr>
  </w:style>
  <w:style w:type="paragraph" w:customStyle="1" w:styleId="AMLevel7">
    <w:name w:val="A&amp;M Level 7"/>
    <w:uiPriority w:val="9"/>
    <w:qFormat/>
    <w:rsid w:val="00E171D9"/>
    <w:pPr>
      <w:numPr>
        <w:ilvl w:val="6"/>
        <w:numId w:val="1"/>
      </w:numPr>
    </w:pPr>
    <w:rPr>
      <w:lang w:val="en-GB"/>
    </w:rPr>
  </w:style>
  <w:style w:type="paragraph" w:customStyle="1" w:styleId="AMAppendixHeading1">
    <w:name w:val="A&amp;M Appendix Heading 1"/>
    <w:basedOn w:val="AMAppendixLevel1"/>
    <w:next w:val="AMNormalIndent1"/>
    <w:uiPriority w:val="39"/>
    <w:qFormat/>
    <w:rsid w:val="006F4C45"/>
    <w:pPr>
      <w:keepNext/>
      <w:outlineLvl w:val="0"/>
    </w:pPr>
    <w:rPr>
      <w:rFonts w:cs="Arial"/>
      <w:b/>
      <w:caps/>
    </w:rPr>
  </w:style>
  <w:style w:type="paragraph" w:customStyle="1" w:styleId="AMAppendixLevel1">
    <w:name w:val="A&amp;M Appendix Level 1"/>
    <w:uiPriority w:val="39"/>
    <w:qFormat/>
    <w:rsid w:val="00877BD2"/>
    <w:pPr>
      <w:numPr>
        <w:ilvl w:val="1"/>
        <w:numId w:val="4"/>
      </w:numPr>
      <w:ind w:left="851" w:hanging="851"/>
    </w:pPr>
    <w:rPr>
      <w:lang w:val="en-GB"/>
    </w:rPr>
  </w:style>
  <w:style w:type="paragraph" w:customStyle="1" w:styleId="AMAnnexHeading1">
    <w:name w:val="A&amp;M Annex Heading 1"/>
    <w:basedOn w:val="AMAnnexLevel1"/>
    <w:next w:val="AMNormalIndent1"/>
    <w:uiPriority w:val="49"/>
    <w:qFormat/>
    <w:rsid w:val="006F4C45"/>
    <w:pPr>
      <w:keepNext/>
      <w:outlineLvl w:val="0"/>
    </w:pPr>
    <w:rPr>
      <w:b/>
      <w:caps/>
    </w:rPr>
  </w:style>
  <w:style w:type="paragraph" w:customStyle="1" w:styleId="AMAnnexTitle">
    <w:name w:val="A&amp;M Annex (Title)"/>
    <w:next w:val="AMNormal"/>
    <w:uiPriority w:val="49"/>
    <w:qFormat/>
    <w:rsid w:val="009E15F8"/>
    <w:pPr>
      <w:pageBreakBefore/>
      <w:numPr>
        <w:numId w:val="5"/>
      </w:numPr>
      <w:suppressAutoHyphens/>
      <w:spacing w:after="480"/>
      <w:jc w:val="center"/>
      <w:outlineLvl w:val="0"/>
    </w:pPr>
    <w:rPr>
      <w:b/>
      <w:caps/>
      <w:szCs w:val="22"/>
      <w:u w:val="single"/>
      <w:lang w:val="en-GB"/>
    </w:rPr>
  </w:style>
  <w:style w:type="paragraph" w:customStyle="1" w:styleId="AMBulletLevel4">
    <w:name w:val="A&amp;M Bullet Level 4"/>
    <w:uiPriority w:val="9"/>
    <w:qFormat/>
    <w:rsid w:val="00E171D9"/>
    <w:pPr>
      <w:numPr>
        <w:ilvl w:val="3"/>
        <w:numId w:val="6"/>
      </w:numPr>
    </w:pPr>
    <w:rPr>
      <w:lang w:val="en-GB"/>
    </w:rPr>
  </w:style>
  <w:style w:type="paragraph" w:customStyle="1" w:styleId="AMBulletLevel3">
    <w:name w:val="A&amp;M Bullet Level 3"/>
    <w:uiPriority w:val="9"/>
    <w:qFormat/>
    <w:rsid w:val="00E171D9"/>
    <w:pPr>
      <w:numPr>
        <w:ilvl w:val="2"/>
        <w:numId w:val="6"/>
      </w:numPr>
    </w:pPr>
    <w:rPr>
      <w:lang w:val="en-GB"/>
    </w:rPr>
  </w:style>
  <w:style w:type="paragraph" w:customStyle="1" w:styleId="AMNormalIndent1">
    <w:name w:val="A&amp;M Normal Indent 1"/>
    <w:qFormat/>
    <w:rsid w:val="00E171D9"/>
    <w:pPr>
      <w:ind w:left="851"/>
    </w:pPr>
    <w:rPr>
      <w:lang w:val="en-GB"/>
    </w:rPr>
  </w:style>
  <w:style w:type="paragraph" w:customStyle="1" w:styleId="AMNormalIndent2">
    <w:name w:val="A&amp;M Normal Indent 2"/>
    <w:qFormat/>
    <w:rsid w:val="00193B35"/>
    <w:pPr>
      <w:ind w:left="851"/>
    </w:pPr>
    <w:rPr>
      <w:lang w:val="en-GB"/>
    </w:rPr>
  </w:style>
  <w:style w:type="paragraph" w:customStyle="1" w:styleId="AMNormalIndent3">
    <w:name w:val="A&amp;M Normal Indent 3"/>
    <w:qFormat/>
    <w:rsid w:val="00193B35"/>
    <w:pPr>
      <w:ind w:left="1729"/>
    </w:pPr>
    <w:rPr>
      <w:lang w:val="en-GB"/>
    </w:rPr>
  </w:style>
  <w:style w:type="paragraph" w:customStyle="1" w:styleId="AMNormalIndent4">
    <w:name w:val="A&amp;M Normal Indent 4"/>
    <w:qFormat/>
    <w:rsid w:val="00193B35"/>
    <w:pPr>
      <w:ind w:left="2495"/>
    </w:pPr>
    <w:rPr>
      <w:lang w:val="en-GB"/>
    </w:rPr>
  </w:style>
  <w:style w:type="paragraph" w:customStyle="1" w:styleId="AMNormalIndent5">
    <w:name w:val="A&amp;M Normal Indent 5"/>
    <w:qFormat/>
    <w:rsid w:val="00E171D9"/>
    <w:pPr>
      <w:ind w:left="3345"/>
    </w:pPr>
    <w:rPr>
      <w:lang w:val="en-GB"/>
    </w:rPr>
  </w:style>
  <w:style w:type="paragraph" w:customStyle="1" w:styleId="AMBulletLevel2">
    <w:name w:val="A&amp;M Bullet Level 2"/>
    <w:uiPriority w:val="9"/>
    <w:qFormat/>
    <w:rsid w:val="00E171D9"/>
    <w:pPr>
      <w:numPr>
        <w:ilvl w:val="1"/>
        <w:numId w:val="6"/>
      </w:numPr>
    </w:pPr>
    <w:rPr>
      <w:lang w:val="en-GB"/>
    </w:rPr>
  </w:style>
  <w:style w:type="paragraph" w:customStyle="1" w:styleId="AMBulletLevel1">
    <w:name w:val="A&amp;M Bullet Level 1"/>
    <w:uiPriority w:val="9"/>
    <w:qFormat/>
    <w:rsid w:val="00E171D9"/>
    <w:pPr>
      <w:numPr>
        <w:numId w:val="6"/>
      </w:numPr>
    </w:pPr>
    <w:rPr>
      <w:lang w:val="en-GB"/>
    </w:rPr>
  </w:style>
  <w:style w:type="paragraph" w:customStyle="1" w:styleId="AMHeading1">
    <w:name w:val="A&amp;M Heading 1"/>
    <w:basedOn w:val="AMLevel1"/>
    <w:next w:val="AMNormalIndent1"/>
    <w:uiPriority w:val="9"/>
    <w:qFormat/>
    <w:rsid w:val="003E0286"/>
    <w:pPr>
      <w:keepNext/>
      <w:outlineLvl w:val="0"/>
    </w:pPr>
    <w:rPr>
      <w:b/>
      <w:caps/>
    </w:rPr>
  </w:style>
  <w:style w:type="paragraph" w:customStyle="1" w:styleId="AMHeading2">
    <w:name w:val="A&amp;M Heading 2"/>
    <w:basedOn w:val="AMLevel2"/>
    <w:next w:val="AMNormalIndent2"/>
    <w:uiPriority w:val="9"/>
    <w:qFormat/>
    <w:rsid w:val="003E0286"/>
    <w:pPr>
      <w:keepNext/>
      <w:outlineLvl w:val="1"/>
    </w:pPr>
    <w:rPr>
      <w:b/>
    </w:rPr>
  </w:style>
  <w:style w:type="paragraph" w:customStyle="1" w:styleId="AMNormalIndent6">
    <w:name w:val="A&amp;M Normal Indent 6"/>
    <w:qFormat/>
    <w:rsid w:val="00E171D9"/>
    <w:pPr>
      <w:ind w:left="4196"/>
    </w:pPr>
    <w:rPr>
      <w:lang w:val="en-GB"/>
    </w:rPr>
  </w:style>
  <w:style w:type="paragraph" w:styleId="FootnoteText">
    <w:name w:val="footnote text"/>
    <w:aliases w:val="Car"/>
    <w:link w:val="FootnoteTextChar"/>
    <w:uiPriority w:val="99"/>
    <w:rsid w:val="00343D00"/>
    <w:pPr>
      <w:spacing w:before="0" w:after="0" w:line="240" w:lineRule="auto"/>
    </w:pPr>
    <w:rPr>
      <w:sz w:val="16"/>
      <w:lang w:val="en-GB"/>
    </w:rPr>
  </w:style>
  <w:style w:type="character" w:customStyle="1" w:styleId="FootnoteTextChar">
    <w:name w:val="Footnote Text Char"/>
    <w:aliases w:val="Car Char"/>
    <w:basedOn w:val="DefaultParagraphFont"/>
    <w:link w:val="FootnoteText"/>
    <w:uiPriority w:val="99"/>
    <w:rsid w:val="00D233EE"/>
    <w:rPr>
      <w:sz w:val="16"/>
      <w:lang w:val="en-GB"/>
    </w:rPr>
  </w:style>
  <w:style w:type="paragraph" w:customStyle="1" w:styleId="AMBulletLevel5">
    <w:name w:val="A&amp;M Bullet Level 5"/>
    <w:uiPriority w:val="9"/>
    <w:qFormat/>
    <w:rsid w:val="00E171D9"/>
    <w:pPr>
      <w:numPr>
        <w:ilvl w:val="4"/>
        <w:numId w:val="6"/>
      </w:numPr>
    </w:pPr>
    <w:rPr>
      <w:lang w:val="en-GB"/>
    </w:rPr>
  </w:style>
  <w:style w:type="character" w:styleId="FootnoteReference">
    <w:name w:val="footnote reference"/>
    <w:basedOn w:val="DefaultParagraphFont"/>
    <w:uiPriority w:val="99"/>
    <w:rsid w:val="00E171D9"/>
    <w:rPr>
      <w:vertAlign w:val="superscript"/>
      <w:lang w:val="en-GB"/>
    </w:rPr>
  </w:style>
  <w:style w:type="paragraph" w:styleId="NoSpacing">
    <w:name w:val="No Spacing"/>
    <w:uiPriority w:val="99"/>
    <w:qFormat/>
    <w:rsid w:val="00A02742"/>
    <w:pPr>
      <w:spacing w:before="0" w:after="0"/>
    </w:pPr>
    <w:rPr>
      <w:lang w:val="en-GB"/>
    </w:rPr>
  </w:style>
  <w:style w:type="paragraph" w:customStyle="1" w:styleId="AMAppendixHeading2">
    <w:name w:val="A&amp;M Appendix Heading 2"/>
    <w:basedOn w:val="AMAppendixLevel2"/>
    <w:next w:val="AMNormalIndent2"/>
    <w:uiPriority w:val="39"/>
    <w:qFormat/>
    <w:rsid w:val="006F4C45"/>
    <w:pPr>
      <w:keepNext/>
      <w:outlineLvl w:val="1"/>
    </w:pPr>
    <w:rPr>
      <w:b/>
    </w:rPr>
  </w:style>
  <w:style w:type="paragraph" w:customStyle="1" w:styleId="AMAppendixLevel3">
    <w:name w:val="A&amp;M Appendix Level 3"/>
    <w:uiPriority w:val="39"/>
    <w:qFormat/>
    <w:rsid w:val="005E6869"/>
    <w:pPr>
      <w:numPr>
        <w:ilvl w:val="3"/>
        <w:numId w:val="4"/>
      </w:numPr>
    </w:pPr>
    <w:rPr>
      <w:bCs/>
      <w:lang w:val="en-GB"/>
    </w:rPr>
  </w:style>
  <w:style w:type="paragraph" w:customStyle="1" w:styleId="AMAnnexHeading2">
    <w:name w:val="A&amp;M Annex Heading 2"/>
    <w:basedOn w:val="AMAnnexLevel2"/>
    <w:next w:val="AMNormalIndent2"/>
    <w:uiPriority w:val="49"/>
    <w:qFormat/>
    <w:rsid w:val="006F4C45"/>
    <w:pPr>
      <w:keepNext/>
      <w:outlineLvl w:val="1"/>
    </w:pPr>
    <w:rPr>
      <w:b/>
    </w:rPr>
  </w:style>
  <w:style w:type="paragraph" w:customStyle="1" w:styleId="AMAnnexLevel3">
    <w:name w:val="A&amp;M Annex Level 3"/>
    <w:uiPriority w:val="49"/>
    <w:qFormat/>
    <w:rsid w:val="00410F5A"/>
    <w:pPr>
      <w:numPr>
        <w:ilvl w:val="3"/>
        <w:numId w:val="5"/>
      </w:numPr>
    </w:pPr>
    <w:rPr>
      <w:rFonts w:cs="Arial"/>
      <w:lang w:val="en-GB"/>
    </w:rPr>
  </w:style>
  <w:style w:type="paragraph" w:customStyle="1" w:styleId="AMAppendixLevel4">
    <w:name w:val="A&amp;M Appendix Level 4"/>
    <w:uiPriority w:val="39"/>
    <w:qFormat/>
    <w:rsid w:val="00877BD2"/>
    <w:pPr>
      <w:numPr>
        <w:ilvl w:val="4"/>
        <w:numId w:val="4"/>
      </w:numPr>
      <w:ind w:left="1730" w:hanging="879"/>
    </w:pPr>
    <w:rPr>
      <w:bCs/>
      <w:lang w:val="en-GB"/>
    </w:rPr>
  </w:style>
  <w:style w:type="paragraph" w:customStyle="1" w:styleId="AMAppendixLevel5">
    <w:name w:val="A&amp;M Appendix Level 5"/>
    <w:uiPriority w:val="39"/>
    <w:qFormat/>
    <w:rsid w:val="00877BD2"/>
    <w:pPr>
      <w:numPr>
        <w:ilvl w:val="5"/>
        <w:numId w:val="4"/>
      </w:numPr>
      <w:ind w:left="2494" w:hanging="765"/>
    </w:pPr>
    <w:rPr>
      <w:bCs/>
      <w:lang w:val="en-GB"/>
    </w:rPr>
  </w:style>
  <w:style w:type="paragraph" w:customStyle="1" w:styleId="AMAppendixLevel6">
    <w:name w:val="A&amp;M Appendix Level 6"/>
    <w:uiPriority w:val="39"/>
    <w:qFormat/>
    <w:rsid w:val="00877BD2"/>
    <w:pPr>
      <w:numPr>
        <w:ilvl w:val="6"/>
        <w:numId w:val="4"/>
      </w:numPr>
      <w:ind w:left="3346" w:hanging="851"/>
    </w:pPr>
    <w:rPr>
      <w:bCs/>
      <w:lang w:val="en-GB"/>
    </w:rPr>
  </w:style>
  <w:style w:type="paragraph" w:customStyle="1" w:styleId="AMAppendixLevel7">
    <w:name w:val="A&amp;M Appendix Level 7"/>
    <w:uiPriority w:val="39"/>
    <w:qFormat/>
    <w:rsid w:val="00877BD2"/>
    <w:pPr>
      <w:numPr>
        <w:ilvl w:val="7"/>
        <w:numId w:val="4"/>
      </w:numPr>
    </w:pPr>
    <w:rPr>
      <w:bCs/>
      <w:lang w:val="en-GB"/>
    </w:rPr>
  </w:style>
  <w:style w:type="paragraph" w:customStyle="1" w:styleId="AMBulletLevel6">
    <w:name w:val="A&amp;M Bullet Level 6"/>
    <w:uiPriority w:val="9"/>
    <w:qFormat/>
    <w:rsid w:val="005E7E1B"/>
    <w:pPr>
      <w:numPr>
        <w:ilvl w:val="5"/>
        <w:numId w:val="6"/>
      </w:numPr>
    </w:pPr>
    <w:rPr>
      <w:lang w:val="en-GB"/>
    </w:rPr>
  </w:style>
  <w:style w:type="character" w:customStyle="1" w:styleId="HeaderChar">
    <w:name w:val="Header Char"/>
    <w:basedOn w:val="DefaultParagraphFont"/>
    <w:link w:val="Header"/>
    <w:uiPriority w:val="99"/>
    <w:rsid w:val="0061034C"/>
    <w:rPr>
      <w:lang w:val="en-GB"/>
    </w:rPr>
  </w:style>
  <w:style w:type="table" w:customStyle="1" w:styleId="TableColorful11">
    <w:name w:val="Table Colorful 11"/>
    <w:basedOn w:val="TableNormal"/>
    <w:next w:val="TableColorful1"/>
    <w:semiHidden/>
    <w:unhideWhenUsed/>
    <w:rsid w:val="00B929B5"/>
    <w:pPr>
      <w:spacing w:line="268" w:lineRule="auto"/>
    </w:pPr>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paragraph" w:customStyle="1" w:styleId="TSHeading1">
    <w:name w:val="TS Heading 1"/>
    <w:next w:val="Normal"/>
    <w:rsid w:val="00337871"/>
    <w:pPr>
      <w:numPr>
        <w:numId w:val="8"/>
      </w:numPr>
      <w:spacing w:before="0" w:after="220" w:line="288" w:lineRule="auto"/>
      <w:outlineLvl w:val="0"/>
    </w:pPr>
    <w:rPr>
      <w:rFonts w:ascii="Calibri" w:eastAsiaTheme="minorHAnsi" w:hAnsi="Calibri" w:cstheme="minorBidi"/>
      <w:b/>
      <w:caps/>
      <w:sz w:val="22"/>
      <w:szCs w:val="22"/>
      <w:lang w:val="en-GB" w:eastAsia="en-US"/>
    </w:rPr>
  </w:style>
  <w:style w:type="paragraph" w:customStyle="1" w:styleId="TSHeading2">
    <w:name w:val="TS Heading 2"/>
    <w:next w:val="Normal"/>
    <w:rsid w:val="00337871"/>
    <w:pPr>
      <w:numPr>
        <w:ilvl w:val="1"/>
        <w:numId w:val="8"/>
      </w:numPr>
      <w:spacing w:before="0" w:after="220" w:line="288" w:lineRule="auto"/>
      <w:outlineLvl w:val="1"/>
    </w:pPr>
    <w:rPr>
      <w:rFonts w:ascii="Calibri" w:eastAsiaTheme="minorHAnsi" w:hAnsi="Calibri" w:cstheme="minorBidi"/>
      <w:b/>
      <w:sz w:val="22"/>
      <w:szCs w:val="22"/>
      <w:lang w:val="en-GB" w:eastAsia="en-US"/>
    </w:rPr>
  </w:style>
  <w:style w:type="paragraph" w:customStyle="1" w:styleId="TSHeading3">
    <w:name w:val="TS Heading 3"/>
    <w:next w:val="Normal"/>
    <w:rsid w:val="00337871"/>
    <w:pPr>
      <w:numPr>
        <w:ilvl w:val="2"/>
        <w:numId w:val="8"/>
      </w:numPr>
      <w:spacing w:before="0" w:after="220" w:line="288" w:lineRule="auto"/>
      <w:outlineLvl w:val="2"/>
    </w:pPr>
    <w:rPr>
      <w:rFonts w:ascii="Calibri" w:eastAsiaTheme="minorHAnsi" w:hAnsi="Calibri" w:cstheme="minorBidi"/>
      <w:b/>
      <w:sz w:val="22"/>
      <w:szCs w:val="22"/>
      <w:lang w:val="en-GB" w:eastAsia="en-US"/>
    </w:rPr>
  </w:style>
  <w:style w:type="paragraph" w:customStyle="1" w:styleId="TSHeading4">
    <w:name w:val="TS Heading 4"/>
    <w:next w:val="Normal"/>
    <w:rsid w:val="00337871"/>
    <w:pPr>
      <w:numPr>
        <w:ilvl w:val="3"/>
        <w:numId w:val="8"/>
      </w:numPr>
      <w:spacing w:before="0" w:after="220" w:line="288" w:lineRule="auto"/>
      <w:outlineLvl w:val="3"/>
    </w:pPr>
    <w:rPr>
      <w:rFonts w:ascii="Calibri" w:eastAsiaTheme="minorHAnsi" w:hAnsi="Calibri" w:cstheme="minorBidi"/>
      <w:b/>
      <w:sz w:val="22"/>
      <w:szCs w:val="22"/>
      <w:lang w:val="en-GB" w:eastAsia="en-US"/>
    </w:rPr>
  </w:style>
  <w:style w:type="paragraph" w:customStyle="1" w:styleId="TSHeading5">
    <w:name w:val="TS Heading 5"/>
    <w:next w:val="Normal"/>
    <w:rsid w:val="00337871"/>
    <w:pPr>
      <w:numPr>
        <w:ilvl w:val="4"/>
        <w:numId w:val="8"/>
      </w:numPr>
      <w:spacing w:before="0" w:after="220" w:line="288" w:lineRule="auto"/>
      <w:ind w:left="2836" w:hanging="851"/>
      <w:outlineLvl w:val="4"/>
    </w:pPr>
    <w:rPr>
      <w:rFonts w:ascii="Calibri" w:eastAsiaTheme="minorHAnsi" w:hAnsi="Calibri" w:cstheme="minorBidi"/>
      <w:b/>
      <w:sz w:val="22"/>
      <w:szCs w:val="22"/>
      <w:lang w:val="en-GB" w:eastAsia="en-US"/>
    </w:rPr>
  </w:style>
  <w:style w:type="paragraph" w:customStyle="1" w:styleId="TSHeading6">
    <w:name w:val="TS Heading 6"/>
    <w:next w:val="Normal"/>
    <w:rsid w:val="00337871"/>
    <w:pPr>
      <w:numPr>
        <w:ilvl w:val="5"/>
        <w:numId w:val="8"/>
      </w:numPr>
      <w:spacing w:before="0" w:after="220" w:line="288" w:lineRule="auto"/>
      <w:outlineLvl w:val="5"/>
    </w:pPr>
    <w:rPr>
      <w:rFonts w:ascii="Calibri" w:eastAsiaTheme="minorHAnsi" w:hAnsi="Calibri" w:cstheme="minorBidi"/>
      <w:b/>
      <w:sz w:val="22"/>
      <w:szCs w:val="22"/>
      <w:lang w:val="en-GB" w:eastAsia="en-US"/>
    </w:rPr>
  </w:style>
  <w:style w:type="paragraph" w:customStyle="1" w:styleId="TSHeading7">
    <w:name w:val="TS Heading 7"/>
    <w:next w:val="Normal"/>
    <w:rsid w:val="00337871"/>
    <w:pPr>
      <w:numPr>
        <w:ilvl w:val="6"/>
        <w:numId w:val="8"/>
      </w:numPr>
      <w:spacing w:before="0" w:after="220" w:line="288" w:lineRule="auto"/>
      <w:ind w:left="4537" w:hanging="851"/>
      <w:outlineLvl w:val="6"/>
    </w:pPr>
    <w:rPr>
      <w:rFonts w:ascii="Calibri" w:eastAsiaTheme="minorHAnsi" w:hAnsi="Calibri" w:cstheme="minorBidi"/>
      <w:b/>
      <w:sz w:val="22"/>
      <w:szCs w:val="22"/>
      <w:lang w:val="en-GB" w:eastAsia="en-US"/>
    </w:rPr>
  </w:style>
  <w:style w:type="paragraph" w:customStyle="1" w:styleId="TSLevel2">
    <w:name w:val="TS Level 2"/>
    <w:basedOn w:val="TSHeading2"/>
    <w:next w:val="Normal"/>
    <w:rsid w:val="00337871"/>
    <w:pPr>
      <w:outlineLvl w:val="9"/>
    </w:pPr>
    <w:rPr>
      <w:b w:val="0"/>
    </w:rPr>
  </w:style>
  <w:style w:type="paragraph" w:customStyle="1" w:styleId="TSLevel3">
    <w:name w:val="TS Level 3"/>
    <w:basedOn w:val="TSHeading3"/>
    <w:next w:val="Normal"/>
    <w:rsid w:val="00337871"/>
    <w:pPr>
      <w:outlineLvl w:val="9"/>
    </w:pPr>
    <w:rPr>
      <w:b w:val="0"/>
    </w:rPr>
  </w:style>
  <w:style w:type="paragraph" w:customStyle="1" w:styleId="TSBodyText">
    <w:name w:val="TS Body Text"/>
    <w:rsid w:val="00337871"/>
    <w:pPr>
      <w:spacing w:before="0" w:after="220" w:line="288" w:lineRule="auto"/>
    </w:pPr>
    <w:rPr>
      <w:rFonts w:ascii="Calibri" w:eastAsiaTheme="minorHAnsi" w:hAnsi="Calibri" w:cstheme="minorBidi"/>
      <w:sz w:val="22"/>
      <w:szCs w:val="22"/>
      <w:lang w:val="en-GB" w:eastAsia="en-US"/>
    </w:rPr>
  </w:style>
  <w:style w:type="paragraph" w:customStyle="1" w:styleId="TSBody1-2">
    <w:name w:val="TS Body 1-2"/>
    <w:rsid w:val="00AA61EE"/>
    <w:pPr>
      <w:spacing w:before="0" w:after="220" w:line="288" w:lineRule="auto"/>
      <w:ind w:left="851"/>
    </w:pPr>
    <w:rPr>
      <w:rFonts w:ascii="Calibri" w:eastAsiaTheme="minorHAnsi" w:hAnsi="Calibri" w:cstheme="minorBidi"/>
      <w:sz w:val="22"/>
      <w:szCs w:val="22"/>
      <w:lang w:val="en-GB" w:eastAsia="en-US"/>
    </w:rPr>
  </w:style>
  <w:style w:type="paragraph" w:styleId="Revision">
    <w:name w:val="Revision"/>
    <w:hidden/>
    <w:uiPriority w:val="99"/>
    <w:semiHidden/>
    <w:rsid w:val="000A1C19"/>
    <w:pPr>
      <w:spacing w:before="0" w:after="0" w:line="240" w:lineRule="auto"/>
      <w:jc w:val="left"/>
    </w:pPr>
  </w:style>
  <w:style w:type="character" w:customStyle="1" w:styleId="Heading2Char">
    <w:name w:val="Heading 2 Char"/>
    <w:basedOn w:val="DefaultParagraphFont"/>
    <w:link w:val="Heading2"/>
    <w:uiPriority w:val="99"/>
    <w:semiHidden/>
    <w:rsid w:val="0034614B"/>
    <w:rPr>
      <w:rFonts w:cs="Arial"/>
      <w:b/>
      <w:i/>
      <w:iCs/>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16971">
      <w:bodyDiv w:val="1"/>
      <w:marLeft w:val="0"/>
      <w:marRight w:val="0"/>
      <w:marTop w:val="0"/>
      <w:marBottom w:val="0"/>
      <w:divBdr>
        <w:top w:val="none" w:sz="0" w:space="0" w:color="auto"/>
        <w:left w:val="none" w:sz="0" w:space="0" w:color="auto"/>
        <w:bottom w:val="none" w:sz="0" w:space="0" w:color="auto"/>
        <w:right w:val="none" w:sz="0" w:space="0" w:color="auto"/>
      </w:divBdr>
    </w:div>
    <w:div w:id="14365622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2.xml"/><Relationship Id="rId21" Type="http://schemas.openxmlformats.org/officeDocument/2006/relationships/footer" Target="footer6.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2.xml"/><Relationship Id="rId20" Type="http://schemas.openxmlformats.org/officeDocument/2006/relationships/footer" Target="footer5.xml"/><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4.xml"/><Relationship Id="rId15" Type="http://schemas.openxmlformats.org/officeDocument/2006/relationships/footer" Target="footer2.xml"/><Relationship Id="rId23" Type="http://schemas.microsoft.com/office/2011/relationships/people" Target="people.xml"/><Relationship Id="rId10" Type="http://schemas.openxmlformats.org/officeDocument/2006/relationships/webSettings" Target="webSettings.xml"/><Relationship Id="rId19" Type="http://schemas.openxmlformats.org/officeDocument/2006/relationships/footer" Target="footer4.xm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32EA08091E70A4E892DDAC9059B5F98" ma:contentTypeVersion="14" ma:contentTypeDescription="Create a new document." ma:contentTypeScope="" ma:versionID="96bc45ee65ce1d64be880f932a8c03ca">
  <xsd:schema xmlns:xsd="http://www.w3.org/2001/XMLSchema" xmlns:xs="http://www.w3.org/2001/XMLSchema" xmlns:p="http://schemas.microsoft.com/office/2006/metadata/properties" xmlns:ns1="http://schemas.microsoft.com/sharepoint/v3" xmlns:ns2="dfb76a6f-b7e7-47a4-ae13-b12d2baf2811" xmlns:ns3="1574fd68-c932-4be4-ba77-e09f3b5f2e70" targetNamespace="http://schemas.microsoft.com/office/2006/metadata/properties" ma:root="true" ma:fieldsID="499b3c67baab526c03cd8b0507fc817f" ns1:_="" ns2:_="" ns3:_="">
    <xsd:import namespace="http://schemas.microsoft.com/sharepoint/v3"/>
    <xsd:import namespace="dfb76a6f-b7e7-47a4-ae13-b12d2baf2811"/>
    <xsd:import namespace="1574fd68-c932-4be4-ba77-e09f3b5f2e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b76a6f-b7e7-47a4-ae13-b12d2baf28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1ee3140-e26b-4964-ab08-75323fde5c3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74fd68-c932-4be4-ba77-e09f3b5f2e7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c2f691ad-400e-4f12-bd30-89f0a5e43c89}" ma:internalName="TaxCatchAll" ma:showField="CatchAllData" ma:web="1574fd68-c932-4be4-ba77-e09f3b5f2e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1574fd68-c932-4be4-ba77-e09f3b5f2e70" xsi:nil="true"/>
    <lcf76f155ced4ddcb4097134ff3c332f xmlns="dfb76a6f-b7e7-47a4-ae13-b12d2baf2811">
      <Terms xmlns="http://schemas.microsoft.com/office/infopath/2007/PartnerControls"/>
    </lcf76f155ced4ddcb4097134ff3c332f>
  </documentManagement>
</p:properties>
</file>

<file path=customXml/item4.xml>��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7F147B-2B74-483F-A3AC-0922FA601C8E}">
  <ds:schemaRefs>
    <ds:schemaRef ds:uri="http://schemas.openxmlformats.org/officeDocument/2006/bibliography"/>
  </ds:schemaRefs>
</ds:datastoreItem>
</file>

<file path=customXml/itemProps2.xml><?xml version="1.0" encoding="utf-8"?>
<ds:datastoreItem xmlns:ds="http://schemas.openxmlformats.org/officeDocument/2006/customXml" ds:itemID="{6610625E-01D5-47F4-8E24-285DB3C80A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fb76a6f-b7e7-47a4-ae13-b12d2baf2811"/>
    <ds:schemaRef ds:uri="1574fd68-c932-4be4-ba77-e09f3b5f2e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C31B9B-E64C-426B-8C25-70C46EDAFD1A}">
  <ds:schemaRefs>
    <ds:schemaRef ds:uri="http://schemas.microsoft.com/office/2006/metadata/properties"/>
    <ds:schemaRef ds:uri="http://schemas.microsoft.com/office/infopath/2007/PartnerControls"/>
    <ds:schemaRef ds:uri="http://schemas.microsoft.com/sharepoint/v3"/>
    <ds:schemaRef ds:uri="1574fd68-c932-4be4-ba77-e09f3b5f2e70"/>
    <ds:schemaRef ds:uri="dfb76a6f-b7e7-47a4-ae13-b12d2baf2811"/>
  </ds:schemaRefs>
</ds:datastoreItem>
</file>

<file path=customXml/itemProps4.xml><?xml version="1.0" encoding="utf-8"?>
<ds:datastoreItem xmlns:ds="http://schemas.openxmlformats.org/officeDocument/2006/customXml" ds:itemID="{854862D9-16C2-4671-94C6-523D940989E1}">
  <ds:schemaRefs>
    <ds:schemaRef ds:uri="http://www.imanage.com/work/xmlschema"/>
  </ds:schemaRefs>
</ds:datastoreItem>
</file>

<file path=customXml/itemProps5.xml><?xml version="1.0" encoding="utf-8"?>
<ds:datastoreItem xmlns:ds="http://schemas.openxmlformats.org/officeDocument/2006/customXml" ds:itemID="{85987381-489B-46B6-9911-6C2B3CBC39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3265</Words>
  <Characters>18613</Characters>
  <Application>Microsoft Office Word</Application>
  <DocSecurity>0</DocSecurity>
  <Lines>155</Lines>
  <Paragraphs>43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21835</CharactersWithSpaces>
  <SharedDoc>false</SharedDoc>
  <HLinks>
    <vt:vector size="6" baseType="variant">
      <vt:variant>
        <vt:i4>5308525</vt:i4>
      </vt:variant>
      <vt:variant>
        <vt:i4>-1</vt:i4>
      </vt:variant>
      <vt:variant>
        <vt:i4>2126</vt:i4>
      </vt:variant>
      <vt:variant>
        <vt:i4>1</vt:i4>
      </vt:variant>
      <vt:variant>
        <vt:lpwstr>\\Teamserver\Data\Templates\A&amp;M.bmp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Hannah Collins</dc:creator>
  <cp:lastModifiedBy>Chujun Yang</cp:lastModifiedBy>
  <cp:revision>2</cp:revision>
  <dcterms:created xsi:type="dcterms:W3CDTF">2026-02-23T21:39:00Z</dcterms:created>
  <dcterms:modified xsi:type="dcterms:W3CDTF">2026-02-23T21:39:00Z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2023-03-15T11:14:24Z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88ab95df-d818-4d10-bcd3-01720ef5f368</vt:lpwstr>
  </property>
  <property fmtid="{D5CDD505-2E9C-101B-9397-08002B2CF9AE}" pid="7" name="MSIP_Label_defa4170-0d19-0005-0004-bc88714345d2_ActionId">
    <vt:lpwstr>c5c86398-6581-4316-afcd-7cf1d02906c3</vt:lpwstr>
  </property>
  <property fmtid="{D5CDD505-2E9C-101B-9397-08002B2CF9AE}" pid="8" name="MSIP_Label_defa4170-0d19-0005-0004-bc88714345d2_ContentBits">
    <vt:lpwstr>0</vt:lpwstr>
  </property>
  <property fmtid="{D5CDD505-2E9C-101B-9397-08002B2CF9AE}" pid="9" name="ContentTypeId">
    <vt:lpwstr>0x010100F32EA08091E70A4E892DDAC9059B5F98</vt:lpwstr>
  </property>
  <property fmtid="{D5CDD505-2E9C-101B-9397-08002B2CF9AE}" pid="10" name="_ColorHex">
    <vt:lpwstr/>
  </property>
  <property fmtid="{D5CDD505-2E9C-101B-9397-08002B2CF9AE}" pid="11" name="_Emoji">
    <vt:lpwstr/>
  </property>
  <property fmtid="{D5CDD505-2E9C-101B-9397-08002B2CF9AE}" pid="12" name="ComplianceAssetId">
    <vt:lpwstr/>
  </property>
  <property fmtid="{D5CDD505-2E9C-101B-9397-08002B2CF9AE}" pid="13" name="_ColorTag">
    <vt:lpwstr/>
  </property>
  <property fmtid="{D5CDD505-2E9C-101B-9397-08002B2CF9AE}" pid="14" name="_ExtendedDescription">
    <vt:lpwstr/>
  </property>
  <property fmtid="{D5CDD505-2E9C-101B-9397-08002B2CF9AE}" pid="15" name="TriggerFlowInfo">
    <vt:lpwstr/>
  </property>
  <property fmtid="{D5CDD505-2E9C-101B-9397-08002B2CF9AE}" pid="16" name="MediaServiceImageTags">
    <vt:lpwstr/>
  </property>
  <property fmtid="{D5CDD505-2E9C-101B-9397-08002B2CF9AE}" pid="17" name="MSIP_Label_dca07537-3519-4758-a98c-68d0ae03748e_Enabled">
    <vt:lpwstr>true</vt:lpwstr>
  </property>
  <property fmtid="{D5CDD505-2E9C-101B-9397-08002B2CF9AE}" pid="18" name="MSIP_Label_dca07537-3519-4758-a98c-68d0ae03748e_SetDate">
    <vt:lpwstr>2024-04-30T18:18:30Z</vt:lpwstr>
  </property>
  <property fmtid="{D5CDD505-2E9C-101B-9397-08002B2CF9AE}" pid="19" name="MSIP_Label_dca07537-3519-4758-a98c-68d0ae03748e_Method">
    <vt:lpwstr>Standard</vt:lpwstr>
  </property>
  <property fmtid="{D5CDD505-2E9C-101B-9397-08002B2CF9AE}" pid="20" name="MSIP_Label_dca07537-3519-4758-a98c-68d0ae03748e_Name">
    <vt:lpwstr>Internal Use</vt:lpwstr>
  </property>
  <property fmtid="{D5CDD505-2E9C-101B-9397-08002B2CF9AE}" pid="21" name="MSIP_Label_dca07537-3519-4758-a98c-68d0ae03748e_SiteId">
    <vt:lpwstr>e5bd3c32-3235-4c1d-a4e2-80e86c8cc2e7</vt:lpwstr>
  </property>
  <property fmtid="{D5CDD505-2E9C-101B-9397-08002B2CF9AE}" pid="22" name="MSIP_Label_dca07537-3519-4758-a98c-68d0ae03748e_ActionId">
    <vt:lpwstr>51fe1df2-5aba-4f2f-9c74-8aff943e14c6</vt:lpwstr>
  </property>
  <property fmtid="{D5CDD505-2E9C-101B-9397-08002B2CF9AE}" pid="23" name="MSIP_Label_dca07537-3519-4758-a98c-68d0ae03748e_ContentBits">
    <vt:lpwstr>0</vt:lpwstr>
  </property>
  <property fmtid="{D5CDD505-2E9C-101B-9397-08002B2CF9AE}" pid="24" name="ClassificationContentMarkingFooterShapeIds">
    <vt:lpwstr>3dde1c65,6477e5d4,46ee9a79,e8cf835,2dbce548,3a0abdc2</vt:lpwstr>
  </property>
  <property fmtid="{D5CDD505-2E9C-101B-9397-08002B2CF9AE}" pid="25" name="ClassificationContentMarkingFooterFontProps">
    <vt:lpwstr>#ff8c00,10,Calibri</vt:lpwstr>
  </property>
  <property fmtid="{D5CDD505-2E9C-101B-9397-08002B2CF9AE}" pid="26" name="ClassificationContentMarkingFooterText">
    <vt:lpwstr>Classification : Confidential</vt:lpwstr>
  </property>
  <property fmtid="{D5CDD505-2E9C-101B-9397-08002B2CF9AE}" pid="27" name="MSIP_Label_a6b9b49c-3903-4fd4-a343-18d82815dc85_Enabled">
    <vt:lpwstr>true</vt:lpwstr>
  </property>
  <property fmtid="{D5CDD505-2E9C-101B-9397-08002B2CF9AE}" pid="28" name="MSIP_Label_a6b9b49c-3903-4fd4-a343-18d82815dc85_SetDate">
    <vt:lpwstr>2025-03-05T11:43:11Z</vt:lpwstr>
  </property>
  <property fmtid="{D5CDD505-2E9C-101B-9397-08002B2CF9AE}" pid="29" name="MSIP_Label_a6b9b49c-3903-4fd4-a343-18d82815dc85_Method">
    <vt:lpwstr>Privileged</vt:lpwstr>
  </property>
  <property fmtid="{D5CDD505-2E9C-101B-9397-08002B2CF9AE}" pid="30" name="MSIP_Label_a6b9b49c-3903-4fd4-a343-18d82815dc85_Name">
    <vt:lpwstr>Intra and extragroup use</vt:lpwstr>
  </property>
  <property fmtid="{D5CDD505-2E9C-101B-9397-08002B2CF9AE}" pid="31" name="MSIP_Label_a6b9b49c-3903-4fd4-a343-18d82815dc85_SiteId">
    <vt:lpwstr>614f9c25-bffa-42c7-86d8-964101f55fa2</vt:lpwstr>
  </property>
  <property fmtid="{D5CDD505-2E9C-101B-9397-08002B2CF9AE}" pid="32" name="MSIP_Label_a6b9b49c-3903-4fd4-a343-18d82815dc85_ActionId">
    <vt:lpwstr>151eea2a-e2d9-4da1-ab66-aab17073bdd5</vt:lpwstr>
  </property>
  <property fmtid="{D5CDD505-2E9C-101B-9397-08002B2CF9AE}" pid="33" name="MSIP_Label_a6b9b49c-3903-4fd4-a343-18d82815dc85_ContentBits">
    <vt:lpwstr>2</vt:lpwstr>
  </property>
  <property fmtid="{D5CDD505-2E9C-101B-9397-08002B2CF9AE}" pid="34" name="MSIP_Label_a6b9b49c-3903-4fd4-a343-18d82815dc85_Tag">
    <vt:lpwstr>10, 0, 1, 1</vt:lpwstr>
  </property>
</Properties>
</file>